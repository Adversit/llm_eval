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F99685">
      <w:pPr>
        <w:widowControl w:val="0"/>
        <w:tabs>
          <w:tab w:val="left" w:pos="6735"/>
        </w:tabs>
        <w:spacing w:after="160" w:line="312" w:lineRule="auto"/>
        <w:ind w:right="23"/>
        <w:jc w:val="center"/>
        <w:textAlignment w:val="center"/>
        <w:outlineLvl w:val="1"/>
        <w:rPr>
          <w:rFonts w:ascii="方正小标宋简体" w:hAnsi="宋体" w:eastAsia="方正小标宋简体"/>
          <w:color w:val="000000" w:themeColor="text1"/>
          <w:kern w:val="2"/>
          <w:sz w:val="44"/>
          <w:szCs w:val="44"/>
          <w:lang w:val="en-US"/>
          <w14:textFill>
            <w14:solidFill>
              <w14:schemeClr w14:val="tx1"/>
            </w14:solidFill>
          </w14:textFill>
        </w:rPr>
      </w:pPr>
      <w:del w:id="14" w:author="Arabella" w:date="2025-02-13T14:07:34Z">
        <w:r>
          <w:rPr>
            <w:rFonts w:hint="eastAsia" w:ascii="方正小标宋简体" w:hAnsi="宋体" w:eastAsia="方正小标宋简体"/>
            <w:color w:val="000000" w:themeColor="text1"/>
            <w:kern w:val="2"/>
            <w:sz w:val="44"/>
            <w:szCs w:val="44"/>
            <w:lang w:val="en-US"/>
            <w14:textFill>
              <w14:solidFill>
                <w14:schemeClr w14:val="tx1"/>
              </w14:solidFill>
            </w14:textFill>
          </w:rPr>
          <w:delText>包商</w:delText>
        </w:r>
      </w:del>
      <w:ins w:id="15" w:author="Arabella" w:date="2025-02-13T14:07:34Z">
        <w:r>
          <w:rPr>
            <w:rFonts w:hint="default" w:ascii="方正小标宋简体" w:hAnsi="宋体" w:eastAsia="方正小标宋简体"/>
            <w:color w:val="000000" w:themeColor="text1"/>
            <w:kern w:val="2"/>
            <w:sz w:val="44"/>
            <w:szCs w:val="44"/>
            <w:lang w:val="en-US"/>
            <w14:textFill>
              <w14:solidFill>
                <w14:schemeClr w14:val="tx1"/>
              </w14:solidFill>
            </w14:textFill>
          </w:rPr>
          <w:t>xx</w:t>
        </w:r>
      </w:ins>
      <w:ins w:id="16" w:author="Arabella" w:date="2025-01-06T15:51:54Z">
        <w:r>
          <w:rPr>
            <w:rFonts w:hint="eastAsia" w:ascii="方正小标宋简体" w:hAnsi="宋体" w:eastAsia="方正小标宋简体"/>
            <w:color w:val="000000" w:themeColor="text1"/>
            <w:kern w:val="2"/>
            <w:sz w:val="44"/>
            <w:szCs w:val="44"/>
            <w:lang w:val="en-US" w:eastAsia="zh-CN"/>
            <w14:textFill>
              <w14:solidFill>
                <w14:schemeClr w14:val="tx1"/>
              </w14:solidFill>
            </w14:textFill>
          </w:rPr>
          <w:t>xx</w:t>
        </w:r>
      </w:ins>
      <w:r>
        <w:rPr>
          <w:rFonts w:hint="eastAsia" w:ascii="方正小标宋简体" w:hAnsi="宋体" w:eastAsia="方正小标宋简体"/>
          <w:color w:val="000000" w:themeColor="text1"/>
          <w:kern w:val="2"/>
          <w:sz w:val="44"/>
          <w:szCs w:val="44"/>
          <w:lang w:val="en-US"/>
          <w14:textFill>
            <w14:solidFill>
              <w14:schemeClr w14:val="tx1"/>
            </w14:solidFill>
          </w14:textFill>
        </w:rPr>
        <w:t>银行信息系统访问控制管理办法</w:t>
      </w:r>
    </w:p>
    <w:p w14:paraId="6114632A">
      <w:pPr>
        <w:pStyle w:val="41"/>
        <w:widowControl w:val="0"/>
        <w:numPr>
          <w:ilvl w:val="0"/>
          <w:numId w:val="1"/>
        </w:numPr>
        <w:spacing w:before="100" w:beforeAutospacing="1" w:after="100" w:afterAutospacing="1" w:line="360" w:lineRule="auto"/>
        <w:ind w:left="1276" w:hanging="1276"/>
        <w:contextualSpacing w:val="0"/>
        <w:jc w:val="center"/>
        <w:textAlignment w:val="center"/>
        <w:outlineLvl w:val="0"/>
        <w:rPr>
          <w:rFonts w:ascii="黑体" w:hAnsi="黑体" w:eastAsia="黑体"/>
          <w:color w:val="000000" w:themeColor="text1"/>
          <w:kern w:val="2"/>
          <w:sz w:val="32"/>
          <w:szCs w:val="32"/>
          <w:lang w:val="en-US"/>
          <w14:textFill>
            <w14:solidFill>
              <w14:schemeClr w14:val="tx1"/>
            </w14:solidFill>
          </w14:textFill>
        </w:rPr>
      </w:pPr>
      <w:r>
        <w:rPr>
          <w:rFonts w:hint="eastAsia" w:ascii="黑体" w:hAnsi="黑体" w:eastAsia="黑体"/>
          <w:color w:val="000000" w:themeColor="text1"/>
          <w:kern w:val="2"/>
          <w:sz w:val="32"/>
          <w:szCs w:val="32"/>
          <w:lang w:val="en-US"/>
          <w14:textFill>
            <w14:solidFill>
              <w14:schemeClr w14:val="tx1"/>
            </w14:solidFill>
          </w14:textFill>
        </w:rPr>
        <w:t>总则</w:t>
      </w:r>
    </w:p>
    <w:p w14:paraId="16BFC828">
      <w:pPr>
        <w:pStyle w:val="41"/>
        <w:widowControl w:val="0"/>
        <w:numPr>
          <w:ilvl w:val="0"/>
          <w:numId w:val="2"/>
        </w:numPr>
        <w:tabs>
          <w:tab w:val="left" w:pos="2461"/>
        </w:tabs>
        <w:spacing w:after="160" w:line="360" w:lineRule="auto"/>
        <w:ind w:left="0" w:firstLine="709"/>
        <w:jc w:val="both"/>
        <w:textAlignment w:val="center"/>
        <w:rPr>
          <w:rFonts w:ascii="仿宋_GB2312" w:eastAsia="仿宋_GB2312"/>
          <w:color w:val="000000" w:themeColor="text1"/>
          <w:kern w:val="2"/>
          <w:sz w:val="32"/>
          <w:szCs w:val="32"/>
          <w:lang w:val="en-US"/>
          <w14:textFill>
            <w14:solidFill>
              <w14:schemeClr w14:val="tx1"/>
            </w14:solidFill>
          </w14:textFill>
        </w:rPr>
      </w:pPr>
      <w:r>
        <w:rPr>
          <w:rFonts w:hint="eastAsia" w:ascii="仿宋_GB2312" w:eastAsia="仿宋_GB2312"/>
          <w:color w:val="000000" w:themeColor="text1"/>
          <w:kern w:val="2"/>
          <w:sz w:val="32"/>
          <w:szCs w:val="32"/>
          <w:lang w:val="en-US"/>
          <w14:textFill>
            <w14:solidFill>
              <w14:schemeClr w14:val="tx1"/>
            </w14:solidFill>
          </w14:textFill>
        </w:rPr>
        <w:t>为满足</w:t>
      </w:r>
      <w:del w:id="17" w:author="Arabella" w:date="2025-02-13T14:07:34Z">
        <w:r>
          <w:rPr>
            <w:rFonts w:hint="eastAsia" w:ascii="仿宋_GB2312" w:eastAsia="仿宋_GB2312"/>
            <w:color w:val="000000" w:themeColor="text1"/>
            <w:kern w:val="2"/>
            <w:sz w:val="32"/>
            <w:szCs w:val="32"/>
            <w:lang w:val="en-US"/>
            <w14:textFill>
              <w14:solidFill>
                <w14:schemeClr w14:val="tx1"/>
              </w14:solidFill>
            </w14:textFill>
          </w:rPr>
          <w:delText>包商</w:delText>
        </w:r>
      </w:del>
      <w:ins w:id="18" w:author="Arabella" w:date="2025-02-13T14:07:34Z">
        <w:r>
          <w:rPr>
            <w:rFonts w:hint="default" w:ascii="仿宋_GB2312" w:eastAsia="仿宋_GB2312"/>
            <w:color w:val="000000" w:themeColor="text1"/>
            <w:kern w:val="2"/>
            <w:sz w:val="32"/>
            <w:szCs w:val="32"/>
            <w:lang w:val="en-US"/>
            <w14:textFill>
              <w14:solidFill>
                <w14:schemeClr w14:val="tx1"/>
              </w14:solidFill>
            </w14:textFill>
          </w:rPr>
          <w:t>xx</w:t>
        </w:r>
      </w:ins>
      <w:ins w:id="19" w:author="Arabella" w:date="2025-01-06T15:51:54Z">
        <w:r>
          <w:rPr>
            <w:rFonts w:hint="eastAsia" w:ascii="仿宋_GB2312" w:eastAsia="仿宋_GB2312"/>
            <w:color w:val="000000" w:themeColor="text1"/>
            <w:kern w:val="2"/>
            <w:sz w:val="32"/>
            <w:szCs w:val="32"/>
            <w:lang w:val="en-US" w:eastAsia="zh-CN"/>
            <w14:textFill>
              <w14:solidFill>
                <w14:schemeClr w14:val="tx1"/>
              </w14:solidFill>
            </w14:textFill>
          </w:rPr>
          <w:t>xx</w:t>
        </w:r>
      </w:ins>
      <w:r>
        <w:rPr>
          <w:rFonts w:hint="eastAsia" w:ascii="仿宋_GB2312" w:eastAsia="仿宋_GB2312"/>
          <w:color w:val="000000" w:themeColor="text1"/>
          <w:kern w:val="2"/>
          <w:sz w:val="32"/>
          <w:szCs w:val="32"/>
          <w:lang w:val="en-US"/>
          <w14:textFill>
            <w14:solidFill>
              <w14:schemeClr w14:val="tx1"/>
            </w14:solidFill>
          </w14:textFill>
        </w:rPr>
        <w:t>银行（以下简称“我行”）员工及系统用户等因业务需求对所需信息资源的访问，同时有效阻止对信息、信息系统、计算机、网络服务等的非法访问，特制定本管理办法。</w:t>
      </w:r>
      <w:bookmarkStart w:id="7" w:name="_GoBack"/>
      <w:bookmarkEnd w:id="7"/>
    </w:p>
    <w:p w14:paraId="45B33498">
      <w:pPr>
        <w:pStyle w:val="41"/>
        <w:widowControl w:val="0"/>
        <w:numPr>
          <w:ilvl w:val="0"/>
          <w:numId w:val="1"/>
        </w:numPr>
        <w:spacing w:before="100" w:beforeAutospacing="1" w:after="100" w:afterAutospacing="1" w:line="360" w:lineRule="auto"/>
        <w:ind w:left="1276" w:hanging="1276"/>
        <w:contextualSpacing w:val="0"/>
        <w:jc w:val="center"/>
        <w:textAlignment w:val="center"/>
        <w:outlineLvl w:val="0"/>
        <w:rPr>
          <w:rFonts w:ascii="黑体" w:hAnsi="黑体" w:eastAsia="黑体"/>
          <w:color w:val="000000" w:themeColor="text1"/>
          <w:kern w:val="2"/>
          <w:sz w:val="32"/>
          <w:szCs w:val="32"/>
          <w:lang w:val="en-US"/>
          <w14:textFill>
            <w14:solidFill>
              <w14:schemeClr w14:val="tx1"/>
            </w14:solidFill>
          </w14:textFill>
        </w:rPr>
      </w:pPr>
      <w:r>
        <w:rPr>
          <w:rFonts w:ascii="黑体" w:hAnsi="黑体" w:eastAsia="黑体"/>
          <w:color w:val="000000" w:themeColor="text1"/>
          <w:kern w:val="2"/>
          <w:sz w:val="32"/>
          <w:szCs w:val="32"/>
          <w:lang w:val="en-US"/>
          <w14:textFill>
            <w14:solidFill>
              <w14:schemeClr w14:val="tx1"/>
            </w14:solidFill>
          </w14:textFill>
        </w:rPr>
        <w:t>角色和职责</w:t>
      </w:r>
    </w:p>
    <w:p w14:paraId="4CD3431A">
      <w:pPr>
        <w:pStyle w:val="41"/>
        <w:widowControl w:val="0"/>
        <w:numPr>
          <w:ilvl w:val="0"/>
          <w:numId w:val="2"/>
        </w:numPr>
        <w:tabs>
          <w:tab w:val="left" w:pos="2461"/>
        </w:tabs>
        <w:spacing w:after="160" w:line="360" w:lineRule="auto"/>
        <w:ind w:left="0" w:firstLine="709"/>
        <w:jc w:val="both"/>
        <w:textAlignment w:val="center"/>
        <w:rPr>
          <w:rFonts w:ascii="仿宋_GB2312" w:eastAsia="仿宋_GB2312"/>
          <w:color w:val="000000" w:themeColor="text1"/>
          <w:kern w:val="2"/>
          <w:sz w:val="32"/>
          <w:szCs w:val="32"/>
          <w:lang w:val="en-US"/>
          <w14:textFill>
            <w14:solidFill>
              <w14:schemeClr w14:val="tx1"/>
            </w14:solidFill>
          </w14:textFill>
        </w:rPr>
      </w:pPr>
      <w:r>
        <w:rPr>
          <w:rFonts w:ascii="仿宋_GB2312" w:eastAsia="仿宋_GB2312"/>
          <w:color w:val="000000" w:themeColor="text1"/>
          <w:kern w:val="2"/>
          <w:sz w:val="32"/>
          <w:szCs w:val="32"/>
          <w:lang w:val="en-US"/>
          <w14:textFill>
            <w14:solidFill>
              <w14:schemeClr w14:val="tx1"/>
            </w14:solidFill>
          </w14:textFill>
        </w:rPr>
        <w:t>信息系统和服务（包括系统软件、硬件、数据等）所有者，即对信息系统和服务的使用和管理负主要责任的人员或部门负责根据业务需要或工作所需授权访问者相应权限。定期或必要时参与访问控制策略评审。</w:t>
      </w:r>
    </w:p>
    <w:p w14:paraId="1AF8746E">
      <w:pPr>
        <w:pStyle w:val="41"/>
        <w:widowControl w:val="0"/>
        <w:numPr>
          <w:ilvl w:val="0"/>
          <w:numId w:val="2"/>
        </w:numPr>
        <w:tabs>
          <w:tab w:val="left" w:pos="2461"/>
        </w:tabs>
        <w:spacing w:after="160" w:line="360" w:lineRule="auto"/>
        <w:ind w:left="0" w:firstLine="709"/>
        <w:jc w:val="both"/>
        <w:textAlignment w:val="center"/>
        <w:rPr>
          <w:rFonts w:ascii="仿宋_GB2312" w:eastAsia="仿宋_GB2312"/>
          <w:color w:val="000000" w:themeColor="text1"/>
          <w:kern w:val="2"/>
          <w:sz w:val="32"/>
          <w:szCs w:val="32"/>
          <w:lang w:val="en-US"/>
          <w14:textFill>
            <w14:solidFill>
              <w14:schemeClr w14:val="tx1"/>
            </w14:solidFill>
          </w14:textFill>
        </w:rPr>
      </w:pPr>
      <w:r>
        <w:rPr>
          <w:rFonts w:ascii="仿宋_GB2312" w:eastAsia="仿宋_GB2312"/>
          <w:color w:val="000000" w:themeColor="text1"/>
          <w:kern w:val="2"/>
          <w:sz w:val="32"/>
          <w:szCs w:val="32"/>
          <w:lang w:val="en-US"/>
          <w14:textFill>
            <w14:solidFill>
              <w14:schemeClr w14:val="tx1"/>
            </w14:solidFill>
          </w14:textFill>
        </w:rPr>
        <w:t>信息系统和服务管理员（或操作员）凭信息系统和服务所有者的审批结果，为访问者建立并分配所申请的账号和权限。</w:t>
      </w:r>
    </w:p>
    <w:p w14:paraId="4CACD728">
      <w:pPr>
        <w:pStyle w:val="41"/>
        <w:widowControl w:val="0"/>
        <w:numPr>
          <w:ilvl w:val="0"/>
          <w:numId w:val="2"/>
        </w:numPr>
        <w:tabs>
          <w:tab w:val="left" w:pos="2461"/>
        </w:tabs>
        <w:spacing w:after="160" w:line="360" w:lineRule="auto"/>
        <w:ind w:left="0" w:firstLine="709"/>
        <w:jc w:val="both"/>
        <w:textAlignment w:val="center"/>
        <w:rPr>
          <w:rFonts w:ascii="仿宋_GB2312" w:eastAsia="仿宋_GB2312"/>
          <w:color w:val="000000" w:themeColor="text1"/>
          <w:kern w:val="2"/>
          <w:sz w:val="32"/>
          <w:szCs w:val="32"/>
          <w:lang w:val="en-US"/>
          <w14:textFill>
            <w14:solidFill>
              <w14:schemeClr w14:val="tx1"/>
            </w14:solidFill>
          </w14:textFill>
        </w:rPr>
      </w:pPr>
      <w:r>
        <w:rPr>
          <w:rFonts w:ascii="仿宋_GB2312" w:eastAsia="仿宋_GB2312"/>
          <w:color w:val="000000" w:themeColor="text1"/>
          <w:kern w:val="2"/>
          <w:sz w:val="32"/>
          <w:szCs w:val="32"/>
          <w:lang w:val="en-US"/>
          <w14:textFill>
            <w14:solidFill>
              <w14:schemeClr w14:val="tx1"/>
            </w14:solidFill>
          </w14:textFill>
        </w:rPr>
        <w:t>信息系统和服务管理员定期（至少每季度一次）对可访问系统和服务的所有用户权限进行复查，清理授权不当、过期、离职或转岗用户的权限。</w:t>
      </w:r>
    </w:p>
    <w:p w14:paraId="042E10FB">
      <w:pPr>
        <w:pStyle w:val="41"/>
        <w:widowControl w:val="0"/>
        <w:numPr>
          <w:ilvl w:val="0"/>
          <w:numId w:val="2"/>
        </w:numPr>
        <w:tabs>
          <w:tab w:val="left" w:pos="2461"/>
        </w:tabs>
        <w:spacing w:after="160" w:line="360" w:lineRule="auto"/>
        <w:ind w:left="0" w:firstLine="709"/>
        <w:jc w:val="both"/>
        <w:textAlignment w:val="center"/>
        <w:rPr>
          <w:rFonts w:ascii="仿宋_GB2312" w:eastAsia="仿宋_GB2312"/>
          <w:color w:val="000000" w:themeColor="text1"/>
          <w:kern w:val="2"/>
          <w:sz w:val="32"/>
          <w:szCs w:val="32"/>
          <w:lang w:val="en-US"/>
          <w14:textFill>
            <w14:solidFill>
              <w14:schemeClr w14:val="tx1"/>
            </w14:solidFill>
          </w14:textFill>
        </w:rPr>
      </w:pPr>
      <w:r>
        <w:rPr>
          <w:rFonts w:ascii="仿宋_GB2312" w:eastAsia="仿宋_GB2312"/>
          <w:color w:val="000000" w:themeColor="text1"/>
          <w:kern w:val="2"/>
          <w:sz w:val="32"/>
          <w:szCs w:val="32"/>
          <w:lang w:val="en-US"/>
          <w14:textFill>
            <w14:solidFill>
              <w14:schemeClr w14:val="tx1"/>
            </w14:solidFill>
          </w14:textFill>
        </w:rPr>
        <w:t>网络管理中心根据信息系统和服务的安全要求，在网络上设置相应的控制措施对目标资源的访问行为进行限制。定期对网络用户的访问权限进行复查。</w:t>
      </w:r>
    </w:p>
    <w:p w14:paraId="0B14B653">
      <w:pPr>
        <w:pStyle w:val="41"/>
        <w:widowControl w:val="0"/>
        <w:numPr>
          <w:ilvl w:val="0"/>
          <w:numId w:val="2"/>
        </w:numPr>
        <w:tabs>
          <w:tab w:val="left" w:pos="2461"/>
        </w:tabs>
        <w:spacing w:after="160" w:line="360" w:lineRule="auto"/>
        <w:ind w:left="0" w:firstLine="709"/>
        <w:jc w:val="both"/>
        <w:textAlignment w:val="center"/>
        <w:rPr>
          <w:rFonts w:ascii="仿宋_GB2312" w:eastAsia="仿宋_GB2312"/>
          <w:color w:val="000000" w:themeColor="text1"/>
          <w:kern w:val="2"/>
          <w:sz w:val="32"/>
          <w:szCs w:val="32"/>
          <w:lang w:val="en-US"/>
          <w14:textFill>
            <w14:solidFill>
              <w14:schemeClr w14:val="tx1"/>
            </w14:solidFill>
          </w14:textFill>
        </w:rPr>
      </w:pPr>
      <w:r>
        <w:rPr>
          <w:rFonts w:ascii="仿宋_GB2312" w:eastAsia="仿宋_GB2312"/>
          <w:color w:val="000000" w:themeColor="text1"/>
          <w:kern w:val="2"/>
          <w:sz w:val="32"/>
          <w:szCs w:val="32"/>
          <w:lang w:val="en-US"/>
          <w14:textFill>
            <w14:solidFill>
              <w14:schemeClr w14:val="tx1"/>
            </w14:solidFill>
          </w14:textFill>
        </w:rPr>
        <w:t>信息安全中心负责定期对信息系统和服务的访问权限分配及访问行为等进行安全审计，并定期或必要时组织对访问控制策略进行评审。</w:t>
      </w:r>
    </w:p>
    <w:p w14:paraId="7B314909">
      <w:pPr>
        <w:pStyle w:val="41"/>
        <w:widowControl w:val="0"/>
        <w:numPr>
          <w:ilvl w:val="0"/>
          <w:numId w:val="1"/>
        </w:numPr>
        <w:spacing w:before="100" w:beforeAutospacing="1" w:after="100" w:afterAutospacing="1" w:line="360" w:lineRule="auto"/>
        <w:ind w:left="1276" w:hanging="1276"/>
        <w:contextualSpacing w:val="0"/>
        <w:jc w:val="center"/>
        <w:textAlignment w:val="center"/>
        <w:outlineLvl w:val="0"/>
        <w:rPr>
          <w:rFonts w:ascii="黑体" w:hAnsi="黑体" w:eastAsia="黑体"/>
          <w:color w:val="000000" w:themeColor="text1"/>
          <w:kern w:val="2"/>
          <w:sz w:val="32"/>
          <w:szCs w:val="32"/>
          <w:lang w:val="en-US"/>
          <w14:textFill>
            <w14:solidFill>
              <w14:schemeClr w14:val="tx1"/>
            </w14:solidFill>
          </w14:textFill>
        </w:rPr>
      </w:pPr>
      <w:r>
        <w:rPr>
          <w:rFonts w:ascii="黑体" w:hAnsi="黑体" w:eastAsia="黑体"/>
          <w:color w:val="000000" w:themeColor="text1"/>
          <w:kern w:val="2"/>
          <w:sz w:val="32"/>
          <w:szCs w:val="32"/>
          <w:lang w:val="en-US"/>
          <w14:textFill>
            <w14:solidFill>
              <w14:schemeClr w14:val="tx1"/>
            </w14:solidFill>
          </w14:textFill>
        </w:rPr>
        <w:t>访问控制的业务要求</w:t>
      </w:r>
    </w:p>
    <w:p w14:paraId="6615E401">
      <w:pPr>
        <w:pStyle w:val="41"/>
        <w:widowControl w:val="0"/>
        <w:numPr>
          <w:ilvl w:val="0"/>
          <w:numId w:val="2"/>
        </w:numPr>
        <w:tabs>
          <w:tab w:val="left" w:pos="2461"/>
        </w:tabs>
        <w:spacing w:after="160" w:line="360" w:lineRule="auto"/>
        <w:ind w:left="0" w:firstLine="709"/>
        <w:jc w:val="both"/>
        <w:textAlignment w:val="center"/>
        <w:rPr>
          <w:rFonts w:ascii="仿宋_GB2312" w:eastAsia="仿宋_GB2312"/>
          <w:color w:val="000000" w:themeColor="text1"/>
          <w:kern w:val="2"/>
          <w:sz w:val="32"/>
          <w:szCs w:val="32"/>
          <w:lang w:val="en-US"/>
          <w14:textFill>
            <w14:solidFill>
              <w14:schemeClr w14:val="tx1"/>
            </w14:solidFill>
          </w14:textFill>
        </w:rPr>
      </w:pPr>
      <w:r>
        <w:rPr>
          <w:rFonts w:hint="eastAsia" w:ascii="仿宋_GB2312" w:eastAsia="仿宋_GB2312"/>
          <w:color w:val="000000" w:themeColor="text1"/>
          <w:kern w:val="2"/>
          <w:sz w:val="32"/>
          <w:szCs w:val="32"/>
          <w:lang w:val="en-US"/>
          <w14:textFill>
            <w14:solidFill>
              <w14:schemeClr w14:val="tx1"/>
            </w14:solidFill>
          </w14:textFill>
        </w:rPr>
        <w:t>应在业务要求和安全要求的基础上建立信息、信息处理设施和业务过程的访问控制，需在满足业务要求的基础上，最大程度的保证信息安全。</w:t>
      </w:r>
    </w:p>
    <w:p w14:paraId="6899AF72">
      <w:pPr>
        <w:pStyle w:val="41"/>
        <w:widowControl w:val="0"/>
        <w:numPr>
          <w:ilvl w:val="0"/>
          <w:numId w:val="2"/>
        </w:numPr>
        <w:tabs>
          <w:tab w:val="left" w:pos="2461"/>
        </w:tabs>
        <w:spacing w:after="160" w:line="360" w:lineRule="auto"/>
        <w:ind w:left="0" w:firstLine="709"/>
        <w:jc w:val="both"/>
        <w:textAlignment w:val="center"/>
        <w:rPr>
          <w:rFonts w:ascii="仿宋_GB2312" w:eastAsia="仿宋_GB2312"/>
          <w:color w:val="000000" w:themeColor="text1"/>
          <w:kern w:val="2"/>
          <w:sz w:val="32"/>
          <w:szCs w:val="32"/>
          <w:lang w:val="en-US"/>
          <w14:textFill>
            <w14:solidFill>
              <w14:schemeClr w14:val="tx1"/>
            </w14:solidFill>
          </w14:textFill>
        </w:rPr>
      </w:pPr>
      <w:r>
        <w:rPr>
          <w:rFonts w:ascii="仿宋_GB2312" w:eastAsia="仿宋_GB2312"/>
          <w:color w:val="000000" w:themeColor="text1"/>
          <w:kern w:val="2"/>
          <w:sz w:val="32"/>
          <w:szCs w:val="32"/>
          <w:lang w:val="en-US"/>
          <w14:textFill>
            <w14:solidFill>
              <w14:schemeClr w14:val="tx1"/>
            </w14:solidFill>
          </w14:textFill>
        </w:rPr>
        <w:t>应基于对资产的保护原则，制定为特定用户访问资产的访问控制规则、权限控制策略。</w:t>
      </w:r>
    </w:p>
    <w:p w14:paraId="7BDB6695">
      <w:pPr>
        <w:pStyle w:val="41"/>
        <w:widowControl w:val="0"/>
        <w:numPr>
          <w:ilvl w:val="0"/>
          <w:numId w:val="2"/>
        </w:numPr>
        <w:tabs>
          <w:tab w:val="left" w:pos="2461"/>
        </w:tabs>
        <w:spacing w:after="160" w:line="360" w:lineRule="auto"/>
        <w:ind w:left="0" w:firstLine="709"/>
        <w:jc w:val="both"/>
        <w:textAlignment w:val="center"/>
        <w:rPr>
          <w:rFonts w:ascii="仿宋_GB2312" w:eastAsia="仿宋_GB2312"/>
          <w:color w:val="000000" w:themeColor="text1"/>
          <w:kern w:val="2"/>
          <w:sz w:val="32"/>
          <w:szCs w:val="32"/>
          <w:lang w:val="en-US"/>
          <w14:textFill>
            <w14:solidFill>
              <w14:schemeClr w14:val="tx1"/>
            </w14:solidFill>
          </w14:textFill>
        </w:rPr>
      </w:pPr>
      <w:r>
        <w:rPr>
          <w:rFonts w:ascii="仿宋_GB2312" w:eastAsia="仿宋_GB2312"/>
          <w:color w:val="000000" w:themeColor="text1"/>
          <w:kern w:val="2"/>
          <w:sz w:val="32"/>
          <w:szCs w:val="32"/>
          <w:lang w:val="en-US"/>
          <w14:textFill>
            <w14:solidFill>
              <w14:schemeClr w14:val="tx1"/>
            </w14:solidFill>
          </w14:textFill>
        </w:rPr>
        <w:t>我行提供从网络访问控制、</w:t>
      </w:r>
      <w:r>
        <w:rPr>
          <w:rFonts w:hint="eastAsia" w:ascii="仿宋_GB2312" w:eastAsia="仿宋_GB2312"/>
          <w:color w:val="000000" w:themeColor="text1"/>
          <w:kern w:val="2"/>
          <w:sz w:val="32"/>
          <w:szCs w:val="32"/>
          <w:lang w:val="en-US"/>
          <w14:textFill>
            <w14:solidFill>
              <w14:schemeClr w14:val="tx1"/>
            </w14:solidFill>
          </w14:textFill>
        </w:rPr>
        <w:t>操作系统访问控制、应用和信息的访问控制等多个层面的策略保障。策略的实施原则为：</w:t>
      </w:r>
    </w:p>
    <w:p w14:paraId="4472BED7">
      <w:pPr>
        <w:numPr>
          <w:ilvl w:val="0"/>
          <w:numId w:val="3"/>
        </w:numPr>
        <w:spacing w:after="0" w:line="312" w:lineRule="auto"/>
        <w:ind w:left="0" w:firstLine="851"/>
        <w:rPr>
          <w:rFonts w:ascii="仿宋_GB2312" w:hAnsi="华文细黑" w:eastAsia="仿宋_GB2312"/>
          <w:color w:val="000000" w:themeColor="text1"/>
          <w:sz w:val="32"/>
          <w14:textFill>
            <w14:solidFill>
              <w14:schemeClr w14:val="tx1"/>
            </w14:solidFill>
          </w14:textFill>
        </w:rPr>
      </w:pPr>
      <w:r>
        <w:rPr>
          <w:rFonts w:hint="eastAsia" w:ascii="仿宋_GB2312" w:hAnsi="华文细黑" w:eastAsia="仿宋_GB2312"/>
          <w:color w:val="000000" w:themeColor="text1"/>
          <w:sz w:val="32"/>
          <w14:textFill>
            <w14:solidFill>
              <w14:schemeClr w14:val="tx1"/>
            </w14:solidFill>
          </w14:textFill>
        </w:rPr>
        <w:t>网络访问控制策略基于“一切不允许的全部拒绝的原则”进行部署，做到安全策略最小化。</w:t>
      </w:r>
    </w:p>
    <w:p w14:paraId="032EFF70">
      <w:pPr>
        <w:numPr>
          <w:ilvl w:val="0"/>
          <w:numId w:val="3"/>
        </w:numPr>
        <w:spacing w:after="0" w:line="312" w:lineRule="auto"/>
        <w:ind w:left="0" w:firstLine="851"/>
        <w:rPr>
          <w:rFonts w:ascii="仿宋_GB2312" w:hAnsi="华文细黑" w:eastAsia="仿宋_GB2312"/>
          <w:color w:val="000000" w:themeColor="text1"/>
          <w:sz w:val="32"/>
          <w14:textFill>
            <w14:solidFill>
              <w14:schemeClr w14:val="tx1"/>
            </w14:solidFill>
          </w14:textFill>
        </w:rPr>
      </w:pPr>
      <w:r>
        <w:rPr>
          <w:rFonts w:hint="eastAsia" w:ascii="仿宋_GB2312" w:hAnsi="华文细黑" w:eastAsia="仿宋_GB2312"/>
          <w:color w:val="000000" w:themeColor="text1"/>
          <w:sz w:val="32"/>
          <w14:textFill>
            <w14:solidFill>
              <w14:schemeClr w14:val="tx1"/>
            </w14:solidFill>
          </w14:textFill>
        </w:rPr>
        <w:t>操作系统访问控制策略基于用户角色的认证、授权机制。</w:t>
      </w:r>
    </w:p>
    <w:p w14:paraId="75E82322">
      <w:pPr>
        <w:numPr>
          <w:ilvl w:val="0"/>
          <w:numId w:val="3"/>
        </w:numPr>
        <w:spacing w:after="0" w:line="312" w:lineRule="auto"/>
        <w:ind w:left="0" w:firstLine="851"/>
        <w:rPr>
          <w:rFonts w:ascii="仿宋_GB2312" w:hAnsi="华文细黑" w:eastAsia="仿宋_GB2312"/>
          <w:color w:val="000000" w:themeColor="text1"/>
          <w:sz w:val="32"/>
          <w14:textFill>
            <w14:solidFill>
              <w14:schemeClr w14:val="tx1"/>
            </w14:solidFill>
          </w14:textFill>
        </w:rPr>
      </w:pPr>
      <w:r>
        <w:rPr>
          <w:rFonts w:hint="eastAsia" w:ascii="仿宋_GB2312" w:hAnsi="华文细黑" w:eastAsia="仿宋_GB2312"/>
          <w:color w:val="000000" w:themeColor="text1"/>
          <w:sz w:val="32"/>
          <w14:textFill>
            <w14:solidFill>
              <w14:schemeClr w14:val="tx1"/>
            </w14:solidFill>
          </w14:textFill>
        </w:rPr>
        <w:t>应用和信息的访问控制策略基于用户的工作角色、业务要求或工作需要授权访问和管理数据库、中间件等的权限。</w:t>
      </w:r>
    </w:p>
    <w:p w14:paraId="02C9671C">
      <w:pPr>
        <w:pStyle w:val="41"/>
        <w:widowControl w:val="0"/>
        <w:numPr>
          <w:ilvl w:val="0"/>
          <w:numId w:val="2"/>
        </w:numPr>
        <w:tabs>
          <w:tab w:val="left" w:pos="2461"/>
        </w:tabs>
        <w:spacing w:after="160" w:line="360" w:lineRule="auto"/>
        <w:ind w:left="0" w:firstLine="709"/>
        <w:jc w:val="both"/>
        <w:textAlignment w:val="center"/>
        <w:rPr>
          <w:rFonts w:ascii="仿宋_GB2312" w:eastAsia="仿宋_GB2312"/>
          <w:color w:val="000000" w:themeColor="text1"/>
          <w:kern w:val="2"/>
          <w:sz w:val="32"/>
          <w:szCs w:val="32"/>
          <w:lang w:val="en-US"/>
          <w14:textFill>
            <w14:solidFill>
              <w14:schemeClr w14:val="tx1"/>
            </w14:solidFill>
          </w14:textFill>
        </w:rPr>
      </w:pPr>
      <w:r>
        <w:rPr>
          <w:rFonts w:ascii="仿宋_GB2312" w:eastAsia="仿宋_GB2312"/>
          <w:color w:val="000000" w:themeColor="text1"/>
          <w:kern w:val="2"/>
          <w:sz w:val="32"/>
          <w:szCs w:val="32"/>
          <w:lang w:val="en-US"/>
          <w14:textFill>
            <w14:solidFill>
              <w14:schemeClr w14:val="tx1"/>
            </w14:solidFill>
          </w14:textFill>
        </w:rPr>
        <w:t>访问控制策略须形成文件，文件中明确每个用户</w:t>
      </w:r>
      <w:del w:id="20" w:author="ht Du" w:date="2016-12-30T10:08:00Z">
        <w:r>
          <w:rPr>
            <w:rFonts w:ascii="仿宋_GB2312" w:eastAsia="仿宋_GB2312"/>
            <w:color w:val="000000" w:themeColor="text1"/>
            <w:kern w:val="2"/>
            <w:sz w:val="32"/>
            <w:szCs w:val="32"/>
            <w:lang w:val="en-US"/>
            <w14:textFill>
              <w14:solidFill>
                <w14:schemeClr w14:val="tx1"/>
              </w14:solidFill>
            </w14:textFill>
          </w:rPr>
          <w:delText>哦</w:delText>
        </w:r>
      </w:del>
      <w:r>
        <w:rPr>
          <w:rFonts w:ascii="仿宋_GB2312" w:eastAsia="仿宋_GB2312"/>
          <w:color w:val="000000" w:themeColor="text1"/>
          <w:kern w:val="2"/>
          <w:sz w:val="32"/>
          <w:szCs w:val="32"/>
          <w:lang w:val="en-US"/>
          <w14:textFill>
            <w14:solidFill>
              <w14:schemeClr w14:val="tx1"/>
            </w14:solidFill>
          </w14:textFill>
        </w:rPr>
        <w:t>或每组用户应有的访问权限，信息、网络、计算机、应用等的管理者应基于访问控制策略对申请访问的用户进行授权。</w:t>
      </w:r>
    </w:p>
    <w:p w14:paraId="158DFE00">
      <w:pPr>
        <w:pStyle w:val="41"/>
        <w:widowControl w:val="0"/>
        <w:numPr>
          <w:ilvl w:val="0"/>
          <w:numId w:val="2"/>
        </w:numPr>
        <w:tabs>
          <w:tab w:val="left" w:pos="2461"/>
        </w:tabs>
        <w:spacing w:after="160" w:line="360" w:lineRule="auto"/>
        <w:ind w:left="0" w:firstLine="709"/>
        <w:jc w:val="both"/>
        <w:textAlignment w:val="center"/>
        <w:rPr>
          <w:rFonts w:ascii="仿宋_GB2312" w:eastAsia="仿宋_GB2312"/>
          <w:color w:val="000000" w:themeColor="text1"/>
          <w:kern w:val="2"/>
          <w:sz w:val="32"/>
          <w:szCs w:val="32"/>
          <w:lang w:val="en-US"/>
          <w14:textFill>
            <w14:solidFill>
              <w14:schemeClr w14:val="tx1"/>
            </w14:solidFill>
          </w14:textFill>
        </w:rPr>
      </w:pPr>
      <w:r>
        <w:rPr>
          <w:rFonts w:ascii="仿宋_GB2312" w:eastAsia="仿宋_GB2312"/>
          <w:color w:val="000000" w:themeColor="text1"/>
          <w:kern w:val="2"/>
          <w:sz w:val="32"/>
          <w:szCs w:val="32"/>
          <w:lang w:val="en-US"/>
          <w14:textFill>
            <w14:solidFill>
              <w14:schemeClr w14:val="tx1"/>
            </w14:solidFill>
          </w14:textFill>
        </w:rPr>
        <w:t>访问控制策略文件应基于业务和信息安全要求进行定期（至少每年一次）评审。</w:t>
      </w:r>
    </w:p>
    <w:p w14:paraId="407FE4E2">
      <w:pPr>
        <w:pStyle w:val="41"/>
        <w:widowControl w:val="0"/>
        <w:numPr>
          <w:ilvl w:val="0"/>
          <w:numId w:val="1"/>
        </w:numPr>
        <w:spacing w:before="100" w:beforeAutospacing="1" w:after="100" w:afterAutospacing="1" w:line="360" w:lineRule="auto"/>
        <w:ind w:left="1276" w:hanging="1276"/>
        <w:contextualSpacing w:val="0"/>
        <w:jc w:val="center"/>
        <w:textAlignment w:val="center"/>
        <w:outlineLvl w:val="0"/>
        <w:rPr>
          <w:rFonts w:ascii="黑体" w:hAnsi="黑体" w:eastAsia="黑体"/>
          <w:color w:val="000000" w:themeColor="text1"/>
          <w:kern w:val="2"/>
          <w:sz w:val="32"/>
          <w:szCs w:val="32"/>
          <w:lang w:val="en-US"/>
          <w14:textFill>
            <w14:solidFill>
              <w14:schemeClr w14:val="tx1"/>
            </w14:solidFill>
          </w14:textFill>
        </w:rPr>
      </w:pPr>
      <w:r>
        <w:rPr>
          <w:rFonts w:hint="eastAsia" w:ascii="黑体" w:hAnsi="黑体" w:eastAsia="黑体"/>
          <w:color w:val="000000" w:themeColor="text1"/>
          <w:kern w:val="2"/>
          <w:sz w:val="32"/>
          <w:szCs w:val="32"/>
          <w:lang w:val="en-US"/>
          <w14:textFill>
            <w14:solidFill>
              <w14:schemeClr w14:val="tx1"/>
            </w14:solidFill>
          </w14:textFill>
        </w:rPr>
        <w:t>用户访问管理及职责</w:t>
      </w:r>
    </w:p>
    <w:p w14:paraId="3B7DEF06">
      <w:pPr>
        <w:pStyle w:val="41"/>
        <w:widowControl w:val="0"/>
        <w:numPr>
          <w:ilvl w:val="0"/>
          <w:numId w:val="2"/>
        </w:numPr>
        <w:tabs>
          <w:tab w:val="left" w:pos="2461"/>
        </w:tabs>
        <w:spacing w:after="160" w:line="360" w:lineRule="auto"/>
        <w:ind w:left="0" w:firstLine="709"/>
        <w:jc w:val="both"/>
        <w:textAlignment w:val="center"/>
        <w:rPr>
          <w:rFonts w:ascii="仿宋_GB2312" w:eastAsia="仿宋_GB2312"/>
          <w:color w:val="000000" w:themeColor="text1"/>
          <w:kern w:val="2"/>
          <w:sz w:val="32"/>
          <w:szCs w:val="32"/>
          <w:lang w:val="en-US"/>
          <w14:textFill>
            <w14:solidFill>
              <w14:schemeClr w14:val="tx1"/>
            </w14:solidFill>
          </w14:textFill>
        </w:rPr>
      </w:pPr>
      <w:r>
        <w:rPr>
          <w:rFonts w:ascii="仿宋_GB2312" w:eastAsia="仿宋_GB2312"/>
          <w:color w:val="000000" w:themeColor="text1"/>
          <w:kern w:val="2"/>
          <w:sz w:val="32"/>
          <w:szCs w:val="32"/>
          <w:lang w:val="en-US"/>
          <w14:textFill>
            <w14:solidFill>
              <w14:schemeClr w14:val="tx1"/>
            </w14:solidFill>
          </w14:textFill>
        </w:rPr>
        <w:t>用户的访问授权应遵循“需要则知道”，“需要则使用”的原则，即用户仅被授权访问执行其任务</w:t>
      </w:r>
      <w:r>
        <w:rPr>
          <w:rFonts w:hint="eastAsia" w:ascii="仿宋_GB2312" w:eastAsia="仿宋_GB2312"/>
          <w:color w:val="000000" w:themeColor="text1"/>
          <w:kern w:val="2"/>
          <w:sz w:val="32"/>
          <w:szCs w:val="32"/>
          <w:lang w:val="en-US"/>
          <w14:textFill>
            <w14:solidFill>
              <w14:schemeClr w14:val="tx1"/>
            </w14:solidFill>
          </w14:textFill>
        </w:rPr>
        <w:t>/工作/角色</w:t>
      </w:r>
      <w:r>
        <w:rPr>
          <w:rFonts w:ascii="仿宋_GB2312" w:eastAsia="仿宋_GB2312"/>
          <w:color w:val="000000" w:themeColor="text1"/>
          <w:kern w:val="2"/>
          <w:sz w:val="32"/>
          <w:szCs w:val="32"/>
          <w:lang w:val="en-US"/>
          <w14:textFill>
            <w14:solidFill>
              <w14:schemeClr w14:val="tx1"/>
            </w14:solidFill>
          </w14:textFill>
        </w:rPr>
        <w:t>所需的信息，用户仅被授权访问执行其任务</w:t>
      </w:r>
      <w:r>
        <w:rPr>
          <w:rFonts w:hint="eastAsia" w:ascii="仿宋_GB2312" w:eastAsia="仿宋_GB2312"/>
          <w:color w:val="000000" w:themeColor="text1"/>
          <w:kern w:val="2"/>
          <w:sz w:val="32"/>
          <w:szCs w:val="32"/>
          <w:lang w:val="en-US"/>
          <w14:textFill>
            <w14:solidFill>
              <w14:schemeClr w14:val="tx1"/>
            </w14:solidFill>
          </w14:textFill>
        </w:rPr>
        <w:t>/工作/角色所需的信息及信息处理设施。</w:t>
      </w:r>
    </w:p>
    <w:p w14:paraId="1A6C4511">
      <w:pPr>
        <w:pStyle w:val="41"/>
        <w:widowControl w:val="0"/>
        <w:numPr>
          <w:ilvl w:val="0"/>
          <w:numId w:val="2"/>
        </w:numPr>
        <w:tabs>
          <w:tab w:val="left" w:pos="2461"/>
        </w:tabs>
        <w:spacing w:after="160" w:line="360" w:lineRule="auto"/>
        <w:ind w:left="0" w:firstLine="709"/>
        <w:jc w:val="both"/>
        <w:textAlignment w:val="center"/>
        <w:rPr>
          <w:rFonts w:ascii="仿宋_GB2312" w:eastAsia="仿宋_GB2312"/>
          <w:color w:val="000000" w:themeColor="text1"/>
          <w:kern w:val="2"/>
          <w:sz w:val="32"/>
          <w:szCs w:val="32"/>
          <w:lang w:val="en-US"/>
          <w14:textFill>
            <w14:solidFill>
              <w14:schemeClr w14:val="tx1"/>
            </w14:solidFill>
          </w14:textFill>
        </w:rPr>
      </w:pPr>
      <w:r>
        <w:rPr>
          <w:rFonts w:ascii="仿宋_GB2312" w:eastAsia="仿宋_GB2312"/>
          <w:color w:val="000000" w:themeColor="text1"/>
          <w:kern w:val="2"/>
          <w:sz w:val="32"/>
          <w:szCs w:val="32"/>
          <w:lang w:val="en-US"/>
          <w14:textFill>
            <w14:solidFill>
              <w14:schemeClr w14:val="tx1"/>
            </w14:solidFill>
          </w14:textFill>
        </w:rPr>
        <w:t>用户在访问过程中应履行安全访问的义务，禁止过度申请权限，禁止越权访问操作尝试，禁止将权限授予非授权用户。</w:t>
      </w:r>
    </w:p>
    <w:p w14:paraId="655B71FD">
      <w:pPr>
        <w:pStyle w:val="41"/>
        <w:widowControl w:val="0"/>
        <w:numPr>
          <w:ilvl w:val="0"/>
          <w:numId w:val="2"/>
        </w:numPr>
        <w:tabs>
          <w:tab w:val="left" w:pos="2461"/>
        </w:tabs>
        <w:spacing w:after="160" w:line="360" w:lineRule="auto"/>
        <w:ind w:left="0" w:firstLine="709"/>
        <w:jc w:val="both"/>
        <w:textAlignment w:val="center"/>
        <w:rPr>
          <w:rFonts w:ascii="仿宋_GB2312" w:eastAsia="仿宋_GB2312"/>
          <w:color w:val="000000" w:themeColor="text1"/>
          <w:kern w:val="2"/>
          <w:sz w:val="32"/>
          <w:szCs w:val="32"/>
          <w:lang w:val="en-US"/>
          <w14:textFill>
            <w14:solidFill>
              <w14:schemeClr w14:val="tx1"/>
            </w14:solidFill>
          </w14:textFill>
        </w:rPr>
      </w:pPr>
      <w:r>
        <w:rPr>
          <w:rFonts w:ascii="仿宋_GB2312" w:eastAsia="仿宋_GB2312"/>
          <w:color w:val="000000" w:themeColor="text1"/>
          <w:kern w:val="2"/>
          <w:sz w:val="32"/>
          <w:szCs w:val="32"/>
          <w:lang w:val="en-US"/>
          <w14:textFill>
            <w14:solidFill>
              <w14:schemeClr w14:val="tx1"/>
            </w14:solidFill>
          </w14:textFill>
        </w:rPr>
        <w:t>用户应承担鉴别信息的保密任务，确保不泄露给其他人，包括授权的人。所有用户应：</w:t>
      </w:r>
    </w:p>
    <w:p w14:paraId="36418115">
      <w:pPr>
        <w:numPr>
          <w:ilvl w:val="0"/>
          <w:numId w:val="4"/>
        </w:numPr>
        <w:spacing w:after="0" w:line="360" w:lineRule="auto"/>
        <w:rPr>
          <w:rFonts w:ascii="仿宋_GB2312" w:hAnsi="华文细黑" w:eastAsia="仿宋_GB2312"/>
          <w:color w:val="000000" w:themeColor="text1"/>
          <w:sz w:val="32"/>
          <w14:textFill>
            <w14:solidFill>
              <w14:schemeClr w14:val="tx1"/>
            </w14:solidFill>
          </w14:textFill>
        </w:rPr>
      </w:pPr>
      <w:r>
        <w:rPr>
          <w:rFonts w:ascii="仿宋_GB2312" w:hAnsi="华文细黑" w:eastAsia="仿宋_GB2312"/>
          <w:color w:val="000000" w:themeColor="text1"/>
          <w:sz w:val="32"/>
          <w14:textFill>
            <w14:solidFill>
              <w14:schemeClr w14:val="tx1"/>
            </w14:solidFill>
          </w14:textFill>
        </w:rPr>
        <w:t>签署保密协议，以保证个人秘密鉴别信息的保密性和组秘密鉴别信息仅在该组成员范围内使用。</w:t>
      </w:r>
    </w:p>
    <w:p w14:paraId="0CE20B8F">
      <w:pPr>
        <w:numPr>
          <w:ilvl w:val="0"/>
          <w:numId w:val="4"/>
        </w:numPr>
        <w:spacing w:after="0" w:line="360" w:lineRule="auto"/>
        <w:rPr>
          <w:rFonts w:ascii="仿宋_GB2312" w:hAnsi="华文细黑" w:eastAsia="仿宋_GB2312"/>
          <w:color w:val="000000" w:themeColor="text1"/>
          <w:sz w:val="32"/>
          <w14:textFill>
            <w14:solidFill>
              <w14:schemeClr w14:val="tx1"/>
            </w14:solidFill>
          </w14:textFill>
        </w:rPr>
      </w:pPr>
      <w:r>
        <w:rPr>
          <w:rFonts w:hint="eastAsia" w:ascii="仿宋_GB2312" w:hAnsi="华文细黑" w:eastAsia="仿宋_GB2312"/>
          <w:color w:val="000000" w:themeColor="text1"/>
          <w:sz w:val="32"/>
          <w14:textFill>
            <w14:solidFill>
              <w14:schemeClr w14:val="tx1"/>
            </w14:solidFill>
          </w14:textFill>
        </w:rPr>
        <w:t>在初次登录时更换临时口令，禁止共享个人的用户加密鉴别信息。</w:t>
      </w:r>
    </w:p>
    <w:p w14:paraId="4636633C">
      <w:pPr>
        <w:numPr>
          <w:ilvl w:val="0"/>
          <w:numId w:val="4"/>
        </w:numPr>
        <w:spacing w:after="0" w:line="360" w:lineRule="auto"/>
        <w:rPr>
          <w:rFonts w:ascii="仿宋_GB2312" w:hAnsi="华文细黑" w:eastAsia="仿宋_GB2312"/>
          <w:color w:val="000000" w:themeColor="text1"/>
          <w:sz w:val="32"/>
          <w14:textFill>
            <w14:solidFill>
              <w14:schemeClr w14:val="tx1"/>
            </w14:solidFill>
          </w14:textFill>
        </w:rPr>
      </w:pPr>
      <w:r>
        <w:rPr>
          <w:rFonts w:hint="eastAsia" w:ascii="仿宋_GB2312" w:hAnsi="华文细黑" w:eastAsia="仿宋_GB2312"/>
          <w:color w:val="000000" w:themeColor="text1"/>
          <w:sz w:val="32"/>
          <w14:textFill>
            <w14:solidFill>
              <w14:schemeClr w14:val="tx1"/>
            </w14:solidFill>
          </w14:textFill>
        </w:rPr>
        <w:t>避免保留秘密鉴别信息的记录（例如在纸上、软件文件中或手持设备中），除非可以对其进行安全地存储及存储方法得到批准（例如密钥管理系统）。</w:t>
      </w:r>
    </w:p>
    <w:p w14:paraId="4A4DFE1C">
      <w:pPr>
        <w:numPr>
          <w:ilvl w:val="0"/>
          <w:numId w:val="4"/>
        </w:numPr>
        <w:spacing w:after="0" w:line="360" w:lineRule="auto"/>
        <w:rPr>
          <w:rFonts w:ascii="仿宋_GB2312" w:hAnsi="华文细黑" w:eastAsia="仿宋_GB2312"/>
          <w:color w:val="000000" w:themeColor="text1"/>
          <w:sz w:val="32"/>
          <w14:textFill>
            <w14:solidFill>
              <w14:schemeClr w14:val="tx1"/>
            </w14:solidFill>
          </w14:textFill>
        </w:rPr>
      </w:pPr>
      <w:r>
        <w:rPr>
          <w:rFonts w:hint="eastAsia" w:ascii="仿宋_GB2312" w:hAnsi="华文细黑" w:eastAsia="仿宋_GB2312"/>
          <w:color w:val="000000" w:themeColor="text1"/>
          <w:sz w:val="32"/>
          <w14:textFill>
            <w14:solidFill>
              <w14:schemeClr w14:val="tx1"/>
            </w14:solidFill>
          </w14:textFill>
        </w:rPr>
        <w:t>应定期或在必要时变更秘密鉴别信息。</w:t>
      </w:r>
    </w:p>
    <w:p w14:paraId="13FB6BA7">
      <w:pPr>
        <w:numPr>
          <w:ilvl w:val="0"/>
          <w:numId w:val="4"/>
        </w:numPr>
        <w:spacing w:after="0" w:line="360" w:lineRule="auto"/>
        <w:rPr>
          <w:rFonts w:ascii="仿宋_GB2312" w:hAnsi="华文细黑" w:eastAsia="仿宋_GB2312"/>
          <w:color w:val="000000" w:themeColor="text1"/>
          <w:sz w:val="32"/>
          <w14:textFill>
            <w14:solidFill>
              <w14:schemeClr w14:val="tx1"/>
            </w14:solidFill>
          </w14:textFill>
        </w:rPr>
      </w:pPr>
      <w:r>
        <w:rPr>
          <w:rFonts w:hint="eastAsia" w:ascii="仿宋_GB2312" w:hAnsi="华文细黑" w:eastAsia="仿宋_GB2312"/>
          <w:color w:val="000000" w:themeColor="text1"/>
          <w:sz w:val="32"/>
          <w14:textFill>
            <w14:solidFill>
              <w14:schemeClr w14:val="tx1"/>
            </w14:solidFill>
          </w14:textFill>
        </w:rPr>
        <w:t>当用口令作为秘密鉴别信息时，应选择较强复杂度的优质口令，并</w:t>
      </w:r>
      <w:r>
        <w:rPr>
          <w:rFonts w:ascii="仿宋_GB2312" w:hAnsi="华文细黑" w:eastAsia="仿宋_GB2312"/>
          <w:color w:val="000000" w:themeColor="text1"/>
          <w:sz w:val="32"/>
          <w14:textFill>
            <w14:solidFill>
              <w14:schemeClr w14:val="tx1"/>
            </w14:solidFill>
          </w14:textFill>
        </w:rPr>
        <w:t>确保口令得到恰当的保护。</w:t>
      </w:r>
      <w:r>
        <w:rPr>
          <w:rFonts w:hint="eastAsia" w:ascii="仿宋_GB2312" w:hAnsi="华文细黑" w:eastAsia="仿宋_GB2312"/>
          <w:color w:val="000000" w:themeColor="text1"/>
          <w:sz w:val="32"/>
          <w14:textFill>
            <w14:solidFill>
              <w14:schemeClr w14:val="tx1"/>
            </w14:solidFill>
          </w14:textFill>
        </w:rPr>
        <w:t>具体执行参见《</w:t>
      </w:r>
      <w:del w:id="21" w:author="Arabella" w:date="2025-01-06T15:51:54Z">
        <w:r>
          <w:rPr>
            <w:rFonts w:hint="eastAsia" w:ascii="仿宋_GB2312" w:hAnsi="华文细黑" w:eastAsia="仿宋_GB2312"/>
            <w:color w:val="000000" w:themeColor="text1"/>
            <w:sz w:val="32"/>
            <w14:textFill>
              <w14:solidFill>
                <w14:schemeClr w14:val="tx1"/>
              </w14:solidFill>
            </w14:textFill>
          </w:rPr>
          <w:delText>包商</w:delText>
        </w:r>
      </w:del>
      <w:ins w:id="22" w:author="Arabella" w:date="2025-01-06T15:51:54Z">
        <w:r>
          <w:rPr>
            <w:rFonts w:hint="eastAsia" w:ascii="仿宋_GB2312" w:hAnsi="华文细黑" w:eastAsia="仿宋_GB2312"/>
            <w:color w:val="000000" w:themeColor="text1"/>
            <w:sz w:val="32"/>
            <w:lang w:eastAsia="zh-CN"/>
            <w14:textFill>
              <w14:solidFill>
                <w14:schemeClr w14:val="tx1"/>
              </w14:solidFill>
            </w14:textFill>
          </w:rPr>
          <w:t>xx</w:t>
        </w:r>
      </w:ins>
      <w:r>
        <w:rPr>
          <w:rFonts w:hint="eastAsia" w:ascii="仿宋_GB2312" w:hAnsi="华文细黑" w:eastAsia="仿宋_GB2312"/>
          <w:color w:val="000000" w:themeColor="text1"/>
          <w:sz w:val="32"/>
          <w14:textFill>
            <w14:solidFill>
              <w14:schemeClr w14:val="tx1"/>
            </w14:solidFill>
          </w14:textFill>
        </w:rPr>
        <w:t>银行信息系统用户与口令管理规定办法》。</w:t>
      </w:r>
    </w:p>
    <w:p w14:paraId="631D699E">
      <w:pPr>
        <w:numPr>
          <w:ilvl w:val="0"/>
          <w:numId w:val="4"/>
        </w:numPr>
        <w:spacing w:after="0" w:line="360" w:lineRule="auto"/>
        <w:rPr>
          <w:rFonts w:ascii="仿宋_GB2312" w:hAnsi="华文细黑" w:eastAsia="仿宋_GB2312"/>
          <w:color w:val="000000" w:themeColor="text1"/>
          <w:sz w:val="32"/>
          <w14:textFill>
            <w14:solidFill>
              <w14:schemeClr w14:val="tx1"/>
            </w14:solidFill>
          </w14:textFill>
        </w:rPr>
      </w:pPr>
      <w:r>
        <w:rPr>
          <w:rFonts w:ascii="仿宋_GB2312" w:hAnsi="华文细黑" w:eastAsia="仿宋_GB2312"/>
          <w:color w:val="000000" w:themeColor="text1"/>
          <w:sz w:val="32"/>
          <w14:textFill>
            <w14:solidFill>
              <w14:schemeClr w14:val="tx1"/>
            </w14:solidFill>
          </w14:textFill>
        </w:rPr>
        <w:t>不应在业务目的和非业务目的中使用相同的加密鉴别信息。</w:t>
      </w:r>
    </w:p>
    <w:p w14:paraId="0FA177BD">
      <w:pPr>
        <w:pStyle w:val="41"/>
        <w:widowControl w:val="0"/>
        <w:numPr>
          <w:ilvl w:val="0"/>
          <w:numId w:val="2"/>
        </w:numPr>
        <w:tabs>
          <w:tab w:val="left" w:pos="2461"/>
        </w:tabs>
        <w:spacing w:after="160" w:line="360" w:lineRule="auto"/>
        <w:ind w:left="0" w:firstLine="709"/>
        <w:jc w:val="both"/>
        <w:textAlignment w:val="center"/>
        <w:rPr>
          <w:rFonts w:ascii="仿宋_GB2312" w:eastAsia="仿宋_GB2312"/>
          <w:color w:val="000000" w:themeColor="text1"/>
          <w:kern w:val="2"/>
          <w:sz w:val="32"/>
          <w:szCs w:val="32"/>
          <w:lang w:val="en-US"/>
          <w14:textFill>
            <w14:solidFill>
              <w14:schemeClr w14:val="tx1"/>
            </w14:solidFill>
          </w14:textFill>
        </w:rPr>
      </w:pPr>
      <w:r>
        <w:rPr>
          <w:rFonts w:hint="eastAsia" w:ascii="仿宋_GB2312" w:eastAsia="仿宋_GB2312"/>
          <w:color w:val="000000" w:themeColor="text1"/>
          <w:kern w:val="2"/>
          <w:sz w:val="32"/>
          <w:szCs w:val="32"/>
          <w:lang w:val="en-US"/>
          <w14:textFill>
            <w14:solidFill>
              <w14:schemeClr w14:val="tx1"/>
            </w14:solidFill>
          </w14:textFill>
        </w:rPr>
        <w:t>用户注册及注销管理过程应遵循以下安全要求：</w:t>
      </w:r>
    </w:p>
    <w:p w14:paraId="66A8A6EC">
      <w:pPr>
        <w:numPr>
          <w:ilvl w:val="0"/>
          <w:numId w:val="5"/>
        </w:numPr>
        <w:spacing w:after="0" w:line="360" w:lineRule="auto"/>
        <w:rPr>
          <w:rFonts w:ascii="仿宋_GB2312" w:hAnsi="华文细黑" w:eastAsia="仿宋_GB2312"/>
          <w:color w:val="000000" w:themeColor="text1"/>
          <w:sz w:val="32"/>
          <w14:textFill>
            <w14:solidFill>
              <w14:schemeClr w14:val="tx1"/>
            </w14:solidFill>
          </w14:textFill>
        </w:rPr>
      </w:pPr>
      <w:r>
        <w:rPr>
          <w:rFonts w:hint="eastAsia" w:ascii="仿宋_GB2312" w:hAnsi="华文细黑" w:eastAsia="仿宋_GB2312"/>
          <w:color w:val="000000" w:themeColor="text1"/>
          <w:sz w:val="32"/>
          <w14:textFill>
            <w14:solidFill>
              <w14:schemeClr w14:val="tx1"/>
            </w14:solidFill>
          </w14:textFill>
        </w:rPr>
        <w:t>使用唯一用户ID，使用户对其行为负责。在对于业务或操作而言必要时，才允许</w:t>
      </w:r>
      <w:r>
        <w:rPr>
          <w:rFonts w:hint="eastAsia" w:ascii="仿宋_GB2312" w:hAnsi="华文细黑" w:eastAsia="仿宋_GB2312"/>
          <w:color w:val="000000" w:themeColor="text1"/>
          <w:sz w:val="32"/>
          <w:highlight w:val="yellow"/>
          <w:rPrChange w:id="23" w:author="ht Du" w:date="2016-12-30T10:09:00Z">
            <w:rPr>
              <w:rFonts w:hint="eastAsia" w:ascii="仿宋_GB2312" w:hAnsi="华文细黑" w:eastAsia="仿宋_GB2312"/>
              <w:color w:val="000000" w:themeColor="text1"/>
              <w:sz w:val="32"/>
              <w14:textFill>
                <w14:solidFill>
                  <w14:schemeClr w14:val="tx1"/>
                </w14:solidFill>
              </w14:textFill>
            </w:rPr>
          </w:rPrChange>
          <w14:textFill>
            <w14:solidFill>
              <w14:schemeClr w14:val="tx1"/>
            </w14:solidFill>
          </w14:textFill>
        </w:rPr>
        <w:t>使用组</w:t>
      </w:r>
      <w:r>
        <w:rPr>
          <w:rFonts w:hint="eastAsia" w:ascii="仿宋_GB2312" w:hAnsi="华文细黑" w:eastAsia="仿宋_GB2312"/>
          <w:color w:val="000000" w:themeColor="text1"/>
          <w:sz w:val="32"/>
          <w:highlight w:val="yellow"/>
          <w:rPrChange w:id="24" w:author="ht Du" w:date="2016-12-30T10:09:00Z">
            <w:rPr>
              <w:rFonts w:hint="eastAsia" w:ascii="仿宋_GB2312" w:hAnsi="华文细黑" w:eastAsia="仿宋_GB2312"/>
              <w:color w:val="000000" w:themeColor="text1"/>
              <w:sz w:val="32"/>
              <w14:textFill>
                <w14:solidFill>
                  <w14:schemeClr w14:val="tx1"/>
                </w14:solidFill>
              </w14:textFill>
            </w:rPr>
          </w:rPrChange>
          <w14:textFill>
            <w14:solidFill>
              <w14:schemeClr w14:val="tx1"/>
            </w14:solidFill>
          </w14:textFill>
        </w:rPr>
        <w:t>ID</w:t>
      </w:r>
      <w:r>
        <w:rPr>
          <w:rFonts w:hint="eastAsia" w:ascii="仿宋_GB2312" w:hAnsi="华文细黑" w:eastAsia="仿宋_GB2312"/>
          <w:color w:val="000000" w:themeColor="text1"/>
          <w:sz w:val="32"/>
          <w14:textFill>
            <w14:solidFill>
              <w14:schemeClr w14:val="tx1"/>
            </w14:solidFill>
          </w14:textFill>
        </w:rPr>
        <w:t>，并需经过批准和形成文件；</w:t>
      </w:r>
    </w:p>
    <w:p w14:paraId="69A16F57">
      <w:pPr>
        <w:numPr>
          <w:ilvl w:val="0"/>
          <w:numId w:val="5"/>
        </w:numPr>
        <w:spacing w:after="0" w:line="360" w:lineRule="auto"/>
        <w:rPr>
          <w:rFonts w:ascii="仿宋_GB2312" w:hAnsi="华文细黑" w:eastAsia="仿宋_GB2312"/>
          <w:color w:val="000000" w:themeColor="text1"/>
          <w:sz w:val="32"/>
          <w14:textFill>
            <w14:solidFill>
              <w14:schemeClr w14:val="tx1"/>
            </w14:solidFill>
          </w14:textFill>
        </w:rPr>
      </w:pPr>
      <w:r>
        <w:rPr>
          <w:rFonts w:hint="eastAsia" w:ascii="仿宋_GB2312" w:hAnsi="华文细黑" w:eastAsia="仿宋_GB2312"/>
          <w:color w:val="000000" w:themeColor="text1"/>
          <w:sz w:val="32"/>
          <w14:textFill>
            <w14:solidFill>
              <w14:schemeClr w14:val="tx1"/>
            </w14:solidFill>
          </w14:textFill>
        </w:rPr>
        <w:t xml:space="preserve">检查使用信息系统或服务的用户是否已适当授权； </w:t>
      </w:r>
    </w:p>
    <w:p w14:paraId="67368358">
      <w:pPr>
        <w:numPr>
          <w:ilvl w:val="0"/>
          <w:numId w:val="5"/>
        </w:numPr>
        <w:spacing w:after="0" w:line="360" w:lineRule="auto"/>
        <w:rPr>
          <w:rFonts w:ascii="仿宋_GB2312" w:hAnsi="华文细黑" w:eastAsia="仿宋_GB2312"/>
          <w:color w:val="000000" w:themeColor="text1"/>
          <w:sz w:val="32"/>
          <w14:textFill>
            <w14:solidFill>
              <w14:schemeClr w14:val="tx1"/>
            </w14:solidFill>
          </w14:textFill>
        </w:rPr>
      </w:pPr>
      <w:r>
        <w:rPr>
          <w:rFonts w:hint="eastAsia" w:ascii="仿宋_GB2312" w:hAnsi="华文细黑" w:eastAsia="仿宋_GB2312"/>
          <w:color w:val="000000" w:themeColor="text1"/>
          <w:sz w:val="32"/>
          <w14:textFill>
            <w14:solidFill>
              <w14:schemeClr w14:val="tx1"/>
            </w14:solidFill>
          </w14:textFill>
        </w:rPr>
        <w:t>检查所授予的访问级别是否与业务要求相符，是否与我行信息安全策略一致；</w:t>
      </w:r>
    </w:p>
    <w:p w14:paraId="7993B3A5">
      <w:pPr>
        <w:numPr>
          <w:ilvl w:val="0"/>
          <w:numId w:val="5"/>
        </w:numPr>
        <w:spacing w:after="0" w:line="360" w:lineRule="auto"/>
        <w:rPr>
          <w:rFonts w:ascii="仿宋_GB2312" w:hAnsi="华文细黑" w:eastAsia="仿宋_GB2312"/>
          <w:color w:val="000000" w:themeColor="text1"/>
          <w:sz w:val="32"/>
          <w14:textFill>
            <w14:solidFill>
              <w14:schemeClr w14:val="tx1"/>
            </w14:solidFill>
          </w14:textFill>
        </w:rPr>
      </w:pPr>
      <w:r>
        <w:rPr>
          <w:rFonts w:hint="eastAsia" w:ascii="仿宋_GB2312" w:hAnsi="华文细黑" w:eastAsia="仿宋_GB2312"/>
          <w:color w:val="000000" w:themeColor="text1"/>
          <w:sz w:val="32"/>
          <w14:textFill>
            <w14:solidFill>
              <w14:schemeClr w14:val="tx1"/>
            </w14:solidFill>
          </w14:textFill>
        </w:rPr>
        <w:t>确保已经完成授权程序，用户才可访问；</w:t>
      </w:r>
    </w:p>
    <w:p w14:paraId="6794DD21">
      <w:pPr>
        <w:numPr>
          <w:ilvl w:val="0"/>
          <w:numId w:val="5"/>
        </w:numPr>
        <w:spacing w:after="0" w:line="360" w:lineRule="auto"/>
        <w:rPr>
          <w:rFonts w:ascii="仿宋_GB2312" w:hAnsi="华文细黑" w:eastAsia="仿宋_GB2312"/>
          <w:color w:val="000000" w:themeColor="text1"/>
          <w:sz w:val="32"/>
          <w14:textFill>
            <w14:solidFill>
              <w14:schemeClr w14:val="tx1"/>
            </w14:solidFill>
          </w14:textFill>
        </w:rPr>
      </w:pPr>
      <w:r>
        <w:rPr>
          <w:rFonts w:hint="eastAsia" w:ascii="仿宋_GB2312" w:hAnsi="华文细黑" w:eastAsia="仿宋_GB2312"/>
          <w:color w:val="000000" w:themeColor="text1"/>
          <w:sz w:val="32"/>
          <w14:textFill>
            <w14:solidFill>
              <w14:schemeClr w14:val="tx1"/>
            </w14:solidFill>
          </w14:textFill>
        </w:rPr>
        <w:t>所有员工、供应商人员对信息和信息处理设施的访问权限应在任用、合同或协议终止时撤销，或在变化时进行调整。如在用户离职时，立即撤销用户访问权限，在用户转岗时，根据其岗位职责变化立即对其权限进行变更。</w:t>
      </w:r>
    </w:p>
    <w:p w14:paraId="6A7411E6">
      <w:pPr>
        <w:numPr>
          <w:ilvl w:val="0"/>
          <w:numId w:val="5"/>
        </w:numPr>
        <w:spacing w:after="0" w:line="360" w:lineRule="auto"/>
        <w:rPr>
          <w:rFonts w:ascii="仿宋_GB2312" w:hAnsi="华文细黑" w:eastAsia="仿宋_GB2312"/>
          <w:color w:val="000000" w:themeColor="text1"/>
          <w:sz w:val="32"/>
          <w14:textFill>
            <w14:solidFill>
              <w14:schemeClr w14:val="tx1"/>
            </w14:solidFill>
          </w14:textFill>
        </w:rPr>
      </w:pPr>
      <w:r>
        <w:rPr>
          <w:rFonts w:hint="eastAsia" w:ascii="仿宋_GB2312" w:hAnsi="华文细黑" w:eastAsia="仿宋_GB2312"/>
          <w:color w:val="000000" w:themeColor="text1"/>
          <w:sz w:val="32"/>
          <w14:textFill>
            <w14:solidFill>
              <w14:schemeClr w14:val="tx1"/>
            </w14:solidFill>
          </w14:textFill>
        </w:rPr>
        <w:t>定期识别并撤销或禁用多余的用户账号。确保多余的用户账号不会分发给其他用户。</w:t>
      </w:r>
    </w:p>
    <w:p w14:paraId="397AFF78">
      <w:pPr>
        <w:pStyle w:val="41"/>
        <w:widowControl w:val="0"/>
        <w:numPr>
          <w:ilvl w:val="0"/>
          <w:numId w:val="2"/>
        </w:numPr>
        <w:tabs>
          <w:tab w:val="left" w:pos="2461"/>
        </w:tabs>
        <w:spacing w:after="160" w:line="360" w:lineRule="auto"/>
        <w:ind w:left="0" w:firstLine="709"/>
        <w:jc w:val="both"/>
        <w:textAlignment w:val="center"/>
        <w:rPr>
          <w:rFonts w:ascii="仿宋_GB2312" w:eastAsia="仿宋_GB2312"/>
          <w:color w:val="000000" w:themeColor="text1"/>
          <w:kern w:val="2"/>
          <w:sz w:val="32"/>
          <w:szCs w:val="32"/>
          <w:lang w:val="en-US"/>
          <w14:textFill>
            <w14:solidFill>
              <w14:schemeClr w14:val="tx1"/>
            </w14:solidFill>
          </w14:textFill>
        </w:rPr>
      </w:pPr>
      <w:r>
        <w:rPr>
          <w:rFonts w:ascii="仿宋_GB2312" w:eastAsia="仿宋_GB2312"/>
          <w:color w:val="000000" w:themeColor="text1"/>
          <w:kern w:val="2"/>
          <w:sz w:val="32"/>
          <w:szCs w:val="32"/>
          <w:lang w:val="en-US"/>
          <w14:textFill>
            <w14:solidFill>
              <w14:schemeClr w14:val="tx1"/>
            </w14:solidFill>
          </w14:textFill>
        </w:rPr>
        <w:t>应定期（至少每季度一次）或发生变更（如离职、转岗等）时对用户的访问权限进行复查。针对特权账户应增加复查频率。</w:t>
      </w:r>
    </w:p>
    <w:p w14:paraId="40FEB361">
      <w:pPr>
        <w:pStyle w:val="41"/>
        <w:widowControl w:val="0"/>
        <w:numPr>
          <w:ilvl w:val="0"/>
          <w:numId w:val="2"/>
        </w:numPr>
        <w:tabs>
          <w:tab w:val="left" w:pos="2461"/>
        </w:tabs>
        <w:spacing w:after="160" w:line="360" w:lineRule="auto"/>
        <w:ind w:left="0" w:firstLine="709"/>
        <w:jc w:val="both"/>
        <w:textAlignment w:val="center"/>
        <w:rPr>
          <w:rFonts w:ascii="仿宋_GB2312" w:eastAsia="仿宋_GB2312"/>
          <w:color w:val="000000" w:themeColor="text1"/>
          <w:kern w:val="2"/>
          <w:sz w:val="32"/>
          <w:szCs w:val="32"/>
          <w:lang w:val="en-US"/>
          <w14:textFill>
            <w14:solidFill>
              <w14:schemeClr w14:val="tx1"/>
            </w14:solidFill>
          </w14:textFill>
        </w:rPr>
      </w:pPr>
      <w:r>
        <w:rPr>
          <w:rFonts w:hint="eastAsia" w:ascii="仿宋_GB2312" w:eastAsia="仿宋_GB2312"/>
          <w:color w:val="000000" w:themeColor="text1"/>
          <w:kern w:val="2"/>
          <w:sz w:val="32"/>
          <w:szCs w:val="32"/>
          <w:lang w:val="en-US"/>
          <w14:textFill>
            <w14:solidFill>
              <w14:schemeClr w14:val="tx1"/>
            </w14:solidFill>
          </w14:textFill>
        </w:rPr>
        <w:t>用户访问权限的开通过程参见《</w:t>
      </w:r>
      <w:del w:id="25" w:author="Arabella" w:date="2025-01-06T15:51:54Z">
        <w:r>
          <w:rPr>
            <w:rFonts w:hint="eastAsia" w:ascii="仿宋_GB2312" w:eastAsia="仿宋_GB2312"/>
            <w:color w:val="000000" w:themeColor="text1"/>
            <w:kern w:val="2"/>
            <w:sz w:val="32"/>
            <w:szCs w:val="32"/>
            <w:lang w:val="en-US"/>
            <w14:textFill>
              <w14:solidFill>
                <w14:schemeClr w14:val="tx1"/>
              </w14:solidFill>
            </w14:textFill>
          </w:rPr>
          <w:delText>包商</w:delText>
        </w:r>
      </w:del>
      <w:ins w:id="26" w:author="Arabella" w:date="2025-01-06T15:51:54Z">
        <w:r>
          <w:rPr>
            <w:rFonts w:hint="eastAsia" w:ascii="仿宋_GB2312" w:eastAsia="仿宋_GB2312"/>
            <w:color w:val="000000" w:themeColor="text1"/>
            <w:kern w:val="2"/>
            <w:sz w:val="32"/>
            <w:szCs w:val="32"/>
            <w:lang w:val="en-US" w:eastAsia="zh-CN"/>
            <w14:textFill>
              <w14:solidFill>
                <w14:schemeClr w14:val="tx1"/>
              </w14:solidFill>
            </w14:textFill>
          </w:rPr>
          <w:t>xx</w:t>
        </w:r>
      </w:ins>
      <w:r>
        <w:rPr>
          <w:rFonts w:hint="eastAsia" w:ascii="仿宋_GB2312" w:eastAsia="仿宋_GB2312"/>
          <w:color w:val="000000" w:themeColor="text1"/>
          <w:kern w:val="2"/>
          <w:sz w:val="32"/>
          <w:szCs w:val="32"/>
          <w:lang w:val="en-US"/>
          <w14:textFill>
            <w14:solidFill>
              <w14:schemeClr w14:val="tx1"/>
            </w14:solidFill>
          </w14:textFill>
        </w:rPr>
        <w:t>银行信息系统用户与口令管理规定办法》，用户访问权限的开通应遵循以下原则：</w:t>
      </w:r>
    </w:p>
    <w:p w14:paraId="3AB10B0D">
      <w:pPr>
        <w:numPr>
          <w:ilvl w:val="0"/>
          <w:numId w:val="6"/>
        </w:numPr>
        <w:spacing w:after="0" w:line="360" w:lineRule="auto"/>
        <w:ind w:left="0" w:firstLine="851"/>
        <w:rPr>
          <w:rFonts w:ascii="仿宋_GB2312" w:hAnsi="华文细黑" w:eastAsia="仿宋_GB2312"/>
          <w:color w:val="000000" w:themeColor="text1"/>
          <w:sz w:val="32"/>
          <w14:textFill>
            <w14:solidFill>
              <w14:schemeClr w14:val="tx1"/>
            </w14:solidFill>
          </w14:textFill>
        </w:rPr>
      </w:pPr>
      <w:r>
        <w:rPr>
          <w:rFonts w:ascii="仿宋_GB2312" w:hAnsi="华文细黑" w:eastAsia="仿宋_GB2312"/>
          <w:color w:val="000000" w:themeColor="text1"/>
          <w:sz w:val="32"/>
          <w14:textFill>
            <w14:solidFill>
              <w14:schemeClr w14:val="tx1"/>
            </w14:solidFill>
          </w14:textFill>
        </w:rPr>
        <w:t>信息系统或服务的所有者应对用户的访问进行授权；</w:t>
      </w:r>
    </w:p>
    <w:p w14:paraId="75B88B4C">
      <w:pPr>
        <w:numPr>
          <w:ilvl w:val="0"/>
          <w:numId w:val="6"/>
        </w:numPr>
        <w:spacing w:after="0" w:line="360" w:lineRule="auto"/>
        <w:ind w:left="0" w:firstLine="851"/>
        <w:rPr>
          <w:rFonts w:ascii="仿宋_GB2312" w:hAnsi="华文细黑" w:eastAsia="仿宋_GB2312"/>
          <w:color w:val="000000" w:themeColor="text1"/>
          <w:sz w:val="32"/>
          <w14:textFill>
            <w14:solidFill>
              <w14:schemeClr w14:val="tx1"/>
            </w14:solidFill>
          </w14:textFill>
        </w:rPr>
      </w:pPr>
      <w:r>
        <w:rPr>
          <w:rFonts w:ascii="仿宋_GB2312" w:hAnsi="华文细黑" w:eastAsia="仿宋_GB2312"/>
          <w:color w:val="000000" w:themeColor="text1"/>
          <w:sz w:val="32"/>
          <w14:textFill>
            <w14:solidFill>
              <w14:schemeClr w14:val="tx1"/>
            </w14:solidFill>
          </w14:textFill>
        </w:rPr>
        <w:t>信息系统或服务的所有者应验证授予访问的级别是否限于用户职责所需，是否适于访问策略，是否符合安全要求；</w:t>
      </w:r>
    </w:p>
    <w:p w14:paraId="2401BEF6">
      <w:pPr>
        <w:numPr>
          <w:ilvl w:val="0"/>
          <w:numId w:val="6"/>
        </w:numPr>
        <w:spacing w:after="0" w:line="360" w:lineRule="auto"/>
        <w:ind w:left="0" w:firstLine="851"/>
        <w:rPr>
          <w:rFonts w:ascii="仿宋_GB2312" w:hAnsi="华文细黑" w:eastAsia="仿宋_GB2312"/>
          <w:color w:val="000000" w:themeColor="text1"/>
          <w:sz w:val="32"/>
          <w14:textFill>
            <w14:solidFill>
              <w14:schemeClr w14:val="tx1"/>
            </w14:solidFill>
          </w14:textFill>
        </w:rPr>
      </w:pPr>
      <w:r>
        <w:rPr>
          <w:rFonts w:hint="eastAsia" w:ascii="仿宋_GB2312" w:hAnsi="华文细黑" w:eastAsia="仿宋_GB2312"/>
          <w:color w:val="000000" w:themeColor="text1"/>
          <w:sz w:val="32"/>
          <w14:textFill>
            <w14:solidFill>
              <w14:schemeClr w14:val="tx1"/>
            </w14:solidFill>
          </w14:textFill>
        </w:rPr>
        <w:t>在授权过程完成前，访问权限不会被激活；</w:t>
      </w:r>
    </w:p>
    <w:p w14:paraId="2329F20B">
      <w:pPr>
        <w:numPr>
          <w:ilvl w:val="0"/>
          <w:numId w:val="6"/>
        </w:numPr>
        <w:spacing w:after="0" w:line="360" w:lineRule="auto"/>
        <w:ind w:left="0" w:firstLine="851"/>
        <w:rPr>
          <w:rFonts w:ascii="仿宋_GB2312" w:hAnsi="华文细黑" w:eastAsia="仿宋_GB2312"/>
          <w:color w:val="000000" w:themeColor="text1"/>
          <w:sz w:val="32"/>
          <w14:textFill>
            <w14:solidFill>
              <w14:schemeClr w14:val="tx1"/>
            </w14:solidFill>
          </w14:textFill>
        </w:rPr>
      </w:pPr>
      <w:r>
        <w:rPr>
          <w:rFonts w:ascii="仿宋_GB2312" w:hAnsi="华文细黑" w:eastAsia="仿宋_GB2312"/>
          <w:color w:val="000000" w:themeColor="text1"/>
          <w:sz w:val="32"/>
          <w14:textFill>
            <w14:solidFill>
              <w14:schemeClr w14:val="tx1"/>
            </w14:solidFill>
          </w14:textFill>
        </w:rPr>
        <w:t>需定期与信息系统或服务的所有者评审访问权限。</w:t>
      </w:r>
    </w:p>
    <w:p w14:paraId="442C2185">
      <w:pPr>
        <w:pStyle w:val="41"/>
        <w:widowControl w:val="0"/>
        <w:numPr>
          <w:ilvl w:val="0"/>
          <w:numId w:val="2"/>
        </w:numPr>
        <w:tabs>
          <w:tab w:val="left" w:pos="2461"/>
        </w:tabs>
        <w:spacing w:after="160" w:line="360" w:lineRule="auto"/>
        <w:ind w:left="0" w:firstLine="709"/>
        <w:jc w:val="both"/>
        <w:textAlignment w:val="center"/>
        <w:rPr>
          <w:rFonts w:ascii="仿宋_GB2312" w:eastAsia="仿宋_GB2312"/>
          <w:color w:val="000000" w:themeColor="text1"/>
          <w:kern w:val="2"/>
          <w:sz w:val="32"/>
          <w:szCs w:val="32"/>
          <w:lang w:val="en-US"/>
          <w14:textFill>
            <w14:solidFill>
              <w14:schemeClr w14:val="tx1"/>
            </w14:solidFill>
          </w14:textFill>
        </w:rPr>
      </w:pPr>
      <w:r>
        <w:rPr>
          <w:rFonts w:hint="eastAsia" w:ascii="仿宋_GB2312" w:eastAsia="仿宋_GB2312"/>
          <w:color w:val="000000" w:themeColor="text1"/>
          <w:kern w:val="2"/>
          <w:sz w:val="32"/>
          <w:szCs w:val="32"/>
          <w:lang w:val="en-US"/>
          <w14:textFill>
            <w14:solidFill>
              <w14:schemeClr w14:val="tx1"/>
            </w14:solidFill>
          </w14:textFill>
        </w:rPr>
        <w:t>针对特殊权限的分配过程，应采取以下控制策略：</w:t>
      </w:r>
    </w:p>
    <w:p w14:paraId="0EDD1BBB">
      <w:pPr>
        <w:numPr>
          <w:ilvl w:val="0"/>
          <w:numId w:val="7"/>
        </w:numPr>
        <w:spacing w:after="0" w:line="360" w:lineRule="auto"/>
        <w:ind w:left="0" w:firstLine="851"/>
        <w:rPr>
          <w:rFonts w:ascii="仿宋_GB2312" w:hAnsi="华文细黑" w:eastAsia="仿宋_GB2312"/>
          <w:color w:val="000000" w:themeColor="text1"/>
          <w:sz w:val="32"/>
          <w14:textFill>
            <w14:solidFill>
              <w14:schemeClr w14:val="tx1"/>
            </w14:solidFill>
          </w14:textFill>
        </w:rPr>
      </w:pPr>
      <w:r>
        <w:rPr>
          <w:rFonts w:hint="eastAsia" w:ascii="仿宋_GB2312" w:hAnsi="华文细黑" w:eastAsia="仿宋_GB2312"/>
          <w:color w:val="000000" w:themeColor="text1"/>
          <w:sz w:val="32"/>
          <w14:textFill>
            <w14:solidFill>
              <w14:schemeClr w14:val="tx1"/>
            </w14:solidFill>
          </w14:textFill>
        </w:rPr>
        <w:t>应标识出每个系统的特权账户，及其相关访问权限（例如，操作系统、数据库管理系统和每个应用程序）；</w:t>
      </w:r>
    </w:p>
    <w:p w14:paraId="42E8D99C">
      <w:pPr>
        <w:numPr>
          <w:ilvl w:val="0"/>
          <w:numId w:val="7"/>
        </w:numPr>
        <w:spacing w:after="0" w:line="360" w:lineRule="auto"/>
        <w:ind w:left="0" w:firstLine="851"/>
        <w:rPr>
          <w:rFonts w:ascii="仿宋_GB2312" w:hAnsi="华文细黑" w:eastAsia="仿宋_GB2312"/>
          <w:color w:val="000000" w:themeColor="text1"/>
          <w:sz w:val="32"/>
          <w14:textFill>
            <w14:solidFill>
              <w14:schemeClr w14:val="tx1"/>
            </w14:solidFill>
          </w14:textFill>
        </w:rPr>
      </w:pPr>
      <w:r>
        <w:rPr>
          <w:rFonts w:ascii="仿宋_GB2312" w:hAnsi="华文细黑" w:eastAsia="仿宋_GB2312"/>
          <w:color w:val="000000" w:themeColor="text1"/>
          <w:sz w:val="32"/>
          <w14:textFill>
            <w14:solidFill>
              <w14:schemeClr w14:val="tx1"/>
            </w14:solidFill>
          </w14:textFill>
        </w:rPr>
        <w:t>特殊访问权限应按“按需使用”和“一事一议”的原则分配给用户；</w:t>
      </w:r>
    </w:p>
    <w:p w14:paraId="491087A9">
      <w:pPr>
        <w:numPr>
          <w:ilvl w:val="0"/>
          <w:numId w:val="7"/>
        </w:numPr>
        <w:spacing w:after="0" w:line="360" w:lineRule="auto"/>
        <w:ind w:left="0" w:firstLine="851"/>
        <w:rPr>
          <w:rFonts w:ascii="仿宋_GB2312" w:hAnsi="华文细黑" w:eastAsia="仿宋_GB2312"/>
          <w:color w:val="000000" w:themeColor="text1"/>
          <w:sz w:val="32"/>
          <w14:textFill>
            <w14:solidFill>
              <w14:schemeClr w14:val="tx1"/>
            </w14:solidFill>
          </w14:textFill>
        </w:rPr>
      </w:pPr>
      <w:r>
        <w:rPr>
          <w:rFonts w:ascii="仿宋_GB2312" w:hAnsi="华文细黑" w:eastAsia="仿宋_GB2312"/>
          <w:color w:val="000000" w:themeColor="text1"/>
          <w:sz w:val="32"/>
          <w14:textFill>
            <w14:solidFill>
              <w14:schemeClr w14:val="tx1"/>
            </w14:solidFill>
          </w14:textFill>
        </w:rPr>
        <w:t>特殊访问权限的授权过程及其记录应被妥善维护；</w:t>
      </w:r>
    </w:p>
    <w:p w14:paraId="5B830CFB">
      <w:pPr>
        <w:numPr>
          <w:ilvl w:val="0"/>
          <w:numId w:val="7"/>
        </w:numPr>
        <w:spacing w:after="0" w:line="360" w:lineRule="auto"/>
        <w:ind w:left="0" w:firstLine="851"/>
        <w:rPr>
          <w:rFonts w:ascii="仿宋_GB2312" w:hAnsi="华文细黑" w:eastAsia="仿宋_GB2312"/>
          <w:color w:val="000000" w:themeColor="text1"/>
          <w:sz w:val="32"/>
          <w14:textFill>
            <w14:solidFill>
              <w14:schemeClr w14:val="tx1"/>
            </w14:solidFill>
          </w14:textFill>
        </w:rPr>
      </w:pPr>
      <w:r>
        <w:rPr>
          <w:rFonts w:ascii="仿宋_GB2312" w:hAnsi="华文细黑" w:eastAsia="仿宋_GB2312"/>
          <w:color w:val="000000" w:themeColor="text1"/>
          <w:sz w:val="32"/>
          <w14:textFill>
            <w14:solidFill>
              <w14:schemeClr w14:val="tx1"/>
            </w14:solidFill>
          </w14:textFill>
        </w:rPr>
        <w:t>必要时，特殊访问权限应设定有效期限；</w:t>
      </w:r>
    </w:p>
    <w:p w14:paraId="467B56AA">
      <w:pPr>
        <w:numPr>
          <w:ilvl w:val="0"/>
          <w:numId w:val="7"/>
        </w:numPr>
        <w:spacing w:after="0" w:line="360" w:lineRule="auto"/>
        <w:rPr>
          <w:rFonts w:ascii="仿宋_GB2312" w:hAnsi="华文细黑" w:eastAsia="仿宋_GB2312"/>
          <w:color w:val="000000" w:themeColor="text1"/>
          <w:sz w:val="32"/>
          <w14:textFill>
            <w14:solidFill>
              <w14:schemeClr w14:val="tx1"/>
            </w14:solidFill>
          </w14:textFill>
        </w:rPr>
      </w:pPr>
      <w:r>
        <w:rPr>
          <w:rFonts w:ascii="仿宋_GB2312" w:hAnsi="华文细黑" w:eastAsia="仿宋_GB2312"/>
          <w:color w:val="000000" w:themeColor="text1"/>
          <w:sz w:val="32"/>
          <w14:textFill>
            <w14:solidFill>
              <w14:schemeClr w14:val="tx1"/>
            </w14:solidFill>
          </w14:textFill>
        </w:rPr>
        <w:t>针对数据库用户管理，参见我行制定的《</w:t>
      </w:r>
      <w:del w:id="27" w:author="Arabella" w:date="2025-01-06T15:51:54Z">
        <w:r>
          <w:rPr>
            <w:rFonts w:hint="eastAsia" w:ascii="仿宋_GB2312" w:hAnsi="华文细黑" w:eastAsia="仿宋_GB2312"/>
            <w:color w:val="000000" w:themeColor="text1"/>
            <w:sz w:val="32"/>
            <w14:textFill>
              <w14:solidFill>
                <w14:schemeClr w14:val="tx1"/>
              </w14:solidFill>
            </w14:textFill>
          </w:rPr>
          <w:delText>包商</w:delText>
        </w:r>
      </w:del>
      <w:ins w:id="28" w:author="Arabella" w:date="2025-01-06T15:51:54Z">
        <w:r>
          <w:rPr>
            <w:rFonts w:hint="eastAsia" w:ascii="仿宋_GB2312" w:hAnsi="华文细黑" w:eastAsia="仿宋_GB2312"/>
            <w:color w:val="000000" w:themeColor="text1"/>
            <w:sz w:val="32"/>
            <w:lang w:eastAsia="zh-CN"/>
            <w14:textFill>
              <w14:solidFill>
                <w14:schemeClr w14:val="tx1"/>
              </w14:solidFill>
            </w14:textFill>
          </w:rPr>
          <w:t>xx</w:t>
        </w:r>
      </w:ins>
      <w:r>
        <w:rPr>
          <w:rFonts w:hint="eastAsia" w:ascii="仿宋_GB2312" w:hAnsi="华文细黑" w:eastAsia="仿宋_GB2312"/>
          <w:color w:val="000000" w:themeColor="text1"/>
          <w:sz w:val="32"/>
          <w14:textFill>
            <w14:solidFill>
              <w14:schemeClr w14:val="tx1"/>
            </w14:solidFill>
          </w14:textFill>
        </w:rPr>
        <w:t>银行信息科技系统数据库用户管理办法</w:t>
      </w:r>
      <w:r>
        <w:rPr>
          <w:rFonts w:ascii="仿宋_GB2312" w:hAnsi="华文细黑" w:eastAsia="仿宋_GB2312"/>
          <w:color w:val="000000" w:themeColor="text1"/>
          <w:sz w:val="32"/>
          <w14:textFill>
            <w14:solidFill>
              <w14:schemeClr w14:val="tx1"/>
            </w14:solidFill>
          </w14:textFill>
        </w:rPr>
        <w:t>》。</w:t>
      </w:r>
    </w:p>
    <w:p w14:paraId="5032F53D">
      <w:pPr>
        <w:pStyle w:val="41"/>
        <w:widowControl w:val="0"/>
        <w:numPr>
          <w:ilvl w:val="0"/>
          <w:numId w:val="1"/>
        </w:numPr>
        <w:spacing w:before="100" w:beforeAutospacing="1" w:after="100" w:afterAutospacing="1" w:line="360" w:lineRule="auto"/>
        <w:ind w:left="1276" w:hanging="1276"/>
        <w:contextualSpacing w:val="0"/>
        <w:jc w:val="center"/>
        <w:textAlignment w:val="center"/>
        <w:outlineLvl w:val="0"/>
        <w:rPr>
          <w:rFonts w:ascii="黑体" w:hAnsi="黑体" w:eastAsia="黑体"/>
          <w:color w:val="000000" w:themeColor="text1"/>
          <w:kern w:val="2"/>
          <w:sz w:val="32"/>
          <w:szCs w:val="32"/>
          <w:lang w:val="en-US"/>
          <w14:textFill>
            <w14:solidFill>
              <w14:schemeClr w14:val="tx1"/>
            </w14:solidFill>
          </w14:textFill>
        </w:rPr>
      </w:pPr>
      <w:r>
        <w:rPr>
          <w:rFonts w:ascii="黑体" w:hAnsi="黑体" w:eastAsia="黑体"/>
          <w:color w:val="000000" w:themeColor="text1"/>
          <w:kern w:val="2"/>
          <w:sz w:val="32"/>
          <w:szCs w:val="32"/>
          <w:lang w:val="en-US"/>
          <w14:textFill>
            <w14:solidFill>
              <w14:schemeClr w14:val="tx1"/>
            </w14:solidFill>
          </w14:textFill>
        </w:rPr>
        <w:t>系统和应用访问管理</w:t>
      </w:r>
    </w:p>
    <w:p w14:paraId="7A45AA84">
      <w:pPr>
        <w:pStyle w:val="41"/>
        <w:widowControl w:val="0"/>
        <w:numPr>
          <w:ilvl w:val="0"/>
          <w:numId w:val="2"/>
        </w:numPr>
        <w:tabs>
          <w:tab w:val="left" w:pos="2461"/>
        </w:tabs>
        <w:spacing w:after="160" w:line="360" w:lineRule="auto"/>
        <w:ind w:left="0" w:firstLine="709"/>
        <w:jc w:val="both"/>
        <w:textAlignment w:val="center"/>
        <w:rPr>
          <w:rFonts w:ascii="仿宋_GB2312" w:eastAsia="仿宋_GB2312"/>
          <w:color w:val="000000" w:themeColor="text1"/>
          <w:kern w:val="2"/>
          <w:sz w:val="32"/>
          <w:szCs w:val="32"/>
          <w:lang w:val="en-US"/>
          <w14:textFill>
            <w14:solidFill>
              <w14:schemeClr w14:val="tx1"/>
            </w14:solidFill>
          </w14:textFill>
        </w:rPr>
      </w:pPr>
      <w:r>
        <w:rPr>
          <w:rFonts w:hint="eastAsia" w:ascii="仿宋_GB2312" w:eastAsia="仿宋_GB2312"/>
          <w:color w:val="000000" w:themeColor="text1"/>
          <w:kern w:val="2"/>
          <w:sz w:val="32"/>
          <w:szCs w:val="32"/>
          <w:lang w:val="en-US"/>
          <w14:textFill>
            <w14:solidFill>
              <w14:schemeClr w14:val="tx1"/>
            </w14:solidFill>
          </w14:textFill>
        </w:rPr>
        <w:t>信息及应用系统的访问控制应基于业务应用要求和已定义的访问控制策略，为实施访问控制策略，应用系统应：</w:t>
      </w:r>
    </w:p>
    <w:p w14:paraId="29108932">
      <w:pPr>
        <w:numPr>
          <w:ilvl w:val="0"/>
          <w:numId w:val="8"/>
        </w:numPr>
        <w:spacing w:after="0" w:line="360" w:lineRule="auto"/>
        <w:rPr>
          <w:rFonts w:ascii="仿宋_GB2312" w:hAnsi="华文细黑" w:eastAsia="仿宋_GB2312"/>
          <w:color w:val="000000" w:themeColor="text1"/>
          <w:sz w:val="32"/>
          <w14:textFill>
            <w14:solidFill>
              <w14:schemeClr w14:val="tx1"/>
            </w14:solidFill>
          </w14:textFill>
        </w:rPr>
      </w:pPr>
      <w:r>
        <w:rPr>
          <w:rFonts w:ascii="仿宋_GB2312" w:hAnsi="华文细黑" w:eastAsia="仿宋_GB2312"/>
          <w:color w:val="000000" w:themeColor="text1"/>
          <w:sz w:val="32"/>
          <w14:textFill>
            <w14:solidFill>
              <w14:schemeClr w14:val="tx1"/>
            </w14:solidFill>
          </w14:textFill>
        </w:rPr>
        <w:t>提供应用系统控制访问功能的选择菜单；</w:t>
      </w:r>
    </w:p>
    <w:p w14:paraId="7C82AB7E">
      <w:pPr>
        <w:numPr>
          <w:ilvl w:val="0"/>
          <w:numId w:val="8"/>
        </w:numPr>
        <w:spacing w:after="0" w:line="360" w:lineRule="auto"/>
        <w:ind w:left="0" w:firstLine="851"/>
        <w:rPr>
          <w:rFonts w:ascii="仿宋_GB2312" w:hAnsi="华文细黑" w:eastAsia="仿宋_GB2312"/>
          <w:color w:val="000000" w:themeColor="text1"/>
          <w:sz w:val="32"/>
          <w14:textFill>
            <w14:solidFill>
              <w14:schemeClr w14:val="tx1"/>
            </w14:solidFill>
          </w14:textFill>
        </w:rPr>
      </w:pPr>
      <w:r>
        <w:rPr>
          <w:rFonts w:ascii="仿宋_GB2312" w:hAnsi="华文细黑" w:eastAsia="仿宋_GB2312"/>
          <w:color w:val="000000" w:themeColor="text1"/>
          <w:sz w:val="32"/>
          <w14:textFill>
            <w14:solidFill>
              <w14:schemeClr w14:val="tx1"/>
            </w14:solidFill>
          </w14:textFill>
        </w:rPr>
        <w:t>加强控制可被特定用户访问的数据；</w:t>
      </w:r>
    </w:p>
    <w:p w14:paraId="24CC8F08">
      <w:pPr>
        <w:numPr>
          <w:ilvl w:val="0"/>
          <w:numId w:val="8"/>
        </w:numPr>
        <w:spacing w:after="0" w:line="360" w:lineRule="auto"/>
        <w:ind w:left="0" w:firstLine="851"/>
        <w:rPr>
          <w:rFonts w:ascii="仿宋_GB2312" w:hAnsi="华文细黑" w:eastAsia="仿宋_GB2312"/>
          <w:color w:val="000000" w:themeColor="text1"/>
          <w:sz w:val="32"/>
          <w14:textFill>
            <w14:solidFill>
              <w14:schemeClr w14:val="tx1"/>
            </w14:solidFill>
          </w14:textFill>
        </w:rPr>
      </w:pPr>
      <w:r>
        <w:rPr>
          <w:rFonts w:ascii="仿宋_GB2312" w:hAnsi="华文细黑" w:eastAsia="仿宋_GB2312"/>
          <w:color w:val="000000" w:themeColor="text1"/>
          <w:sz w:val="32"/>
          <w14:textFill>
            <w14:solidFill>
              <w14:schemeClr w14:val="tx1"/>
            </w14:solidFill>
          </w14:textFill>
        </w:rPr>
        <w:t>控制用户的访问权限，如读、写、删除和执行；</w:t>
      </w:r>
    </w:p>
    <w:p w14:paraId="3283832C">
      <w:pPr>
        <w:numPr>
          <w:ilvl w:val="0"/>
          <w:numId w:val="8"/>
        </w:numPr>
        <w:spacing w:after="0" w:line="360" w:lineRule="auto"/>
        <w:ind w:left="0" w:firstLine="851"/>
        <w:rPr>
          <w:rFonts w:ascii="仿宋_GB2312" w:hAnsi="华文细黑" w:eastAsia="仿宋_GB2312"/>
          <w:color w:val="000000" w:themeColor="text1"/>
          <w:sz w:val="32"/>
          <w14:textFill>
            <w14:solidFill>
              <w14:schemeClr w14:val="tx1"/>
            </w14:solidFill>
          </w14:textFill>
        </w:rPr>
      </w:pPr>
      <w:r>
        <w:rPr>
          <w:rFonts w:hint="eastAsia" w:ascii="仿宋_GB2312" w:hAnsi="华文细黑" w:eastAsia="仿宋_GB2312"/>
          <w:color w:val="000000" w:themeColor="text1"/>
          <w:sz w:val="32"/>
          <w14:textFill>
            <w14:solidFill>
              <w14:schemeClr w14:val="tx1"/>
            </w14:solidFill>
          </w14:textFill>
        </w:rPr>
        <w:t>控制其他应用的访问权限；</w:t>
      </w:r>
    </w:p>
    <w:p w14:paraId="4F817015">
      <w:pPr>
        <w:numPr>
          <w:ilvl w:val="0"/>
          <w:numId w:val="8"/>
        </w:numPr>
        <w:spacing w:after="0" w:line="360" w:lineRule="auto"/>
        <w:ind w:left="0" w:firstLine="851"/>
        <w:rPr>
          <w:rFonts w:ascii="仿宋_GB2312" w:hAnsi="华文细黑" w:eastAsia="仿宋_GB2312"/>
          <w:color w:val="000000" w:themeColor="text1"/>
          <w:sz w:val="32"/>
          <w14:textFill>
            <w14:solidFill>
              <w14:schemeClr w14:val="tx1"/>
            </w14:solidFill>
          </w14:textFill>
        </w:rPr>
      </w:pPr>
      <w:r>
        <w:rPr>
          <w:rFonts w:hint="eastAsia" w:ascii="仿宋_GB2312" w:hAnsi="华文细黑" w:eastAsia="仿宋_GB2312"/>
          <w:color w:val="000000" w:themeColor="text1"/>
          <w:sz w:val="32"/>
          <w14:textFill>
            <w14:solidFill>
              <w14:schemeClr w14:val="tx1"/>
            </w14:solidFill>
          </w14:textFill>
        </w:rPr>
        <w:t>限制输出所包含的信息，避免出现不必要的敏感信息;</w:t>
      </w:r>
    </w:p>
    <w:p w14:paraId="3E6FBC0B">
      <w:pPr>
        <w:numPr>
          <w:ilvl w:val="0"/>
          <w:numId w:val="8"/>
        </w:numPr>
        <w:spacing w:after="0" w:line="360" w:lineRule="auto"/>
        <w:ind w:left="0" w:firstLine="851"/>
        <w:rPr>
          <w:rFonts w:ascii="仿宋_GB2312" w:hAnsi="华文细黑" w:eastAsia="仿宋_GB2312"/>
          <w:color w:val="000000" w:themeColor="text1"/>
          <w:sz w:val="32"/>
          <w14:textFill>
            <w14:solidFill>
              <w14:schemeClr w14:val="tx1"/>
            </w14:solidFill>
          </w14:textFill>
        </w:rPr>
      </w:pPr>
      <w:r>
        <w:rPr>
          <w:rFonts w:hint="eastAsia" w:ascii="仿宋_GB2312" w:hAnsi="华文细黑" w:eastAsia="仿宋_GB2312"/>
          <w:color w:val="000000" w:themeColor="text1"/>
          <w:sz w:val="32"/>
          <w14:textFill>
            <w14:solidFill>
              <w14:schemeClr w14:val="tx1"/>
            </w14:solidFill>
          </w14:textFill>
        </w:rPr>
        <w:t>为隔离敏感的应用程序、应用数据或系统，在物理或逻辑上加强访问控制。</w:t>
      </w:r>
    </w:p>
    <w:p w14:paraId="081A7CD2">
      <w:pPr>
        <w:pStyle w:val="41"/>
        <w:widowControl w:val="0"/>
        <w:numPr>
          <w:ilvl w:val="0"/>
          <w:numId w:val="2"/>
        </w:numPr>
        <w:tabs>
          <w:tab w:val="left" w:pos="2461"/>
        </w:tabs>
        <w:spacing w:after="160" w:line="360" w:lineRule="auto"/>
        <w:ind w:left="0" w:firstLine="709"/>
        <w:jc w:val="both"/>
        <w:textAlignment w:val="center"/>
        <w:rPr>
          <w:rFonts w:ascii="仿宋_GB2312" w:eastAsia="仿宋_GB2312"/>
          <w:color w:val="000000" w:themeColor="text1"/>
          <w:kern w:val="2"/>
          <w:sz w:val="32"/>
          <w:szCs w:val="32"/>
          <w:lang w:val="en-US"/>
          <w14:textFill>
            <w14:solidFill>
              <w14:schemeClr w14:val="tx1"/>
            </w14:solidFill>
          </w14:textFill>
        </w:rPr>
      </w:pPr>
      <w:r>
        <w:rPr>
          <w:rFonts w:ascii="仿宋_GB2312" w:eastAsia="仿宋_GB2312"/>
          <w:color w:val="000000" w:themeColor="text1"/>
          <w:kern w:val="2"/>
          <w:sz w:val="32"/>
          <w:szCs w:val="32"/>
          <w:lang w:val="en-US"/>
          <w14:textFill>
            <w14:solidFill>
              <w14:schemeClr w14:val="tx1"/>
            </w14:solidFill>
          </w14:textFill>
        </w:rPr>
        <w:t>应采取一定的控制措施，确保访问操作系统和应用的登录安全。安全控制措施宜包括：</w:t>
      </w:r>
    </w:p>
    <w:p w14:paraId="7E2E21E0">
      <w:pPr>
        <w:numPr>
          <w:ilvl w:val="0"/>
          <w:numId w:val="9"/>
        </w:numPr>
        <w:spacing w:after="0" w:line="360" w:lineRule="auto"/>
        <w:ind w:left="0" w:firstLine="851"/>
        <w:rPr>
          <w:rFonts w:ascii="仿宋_GB2312" w:hAnsi="华文细黑" w:eastAsia="仿宋_GB2312"/>
          <w:color w:val="000000" w:themeColor="text1"/>
          <w:sz w:val="32"/>
          <w14:textFill>
            <w14:solidFill>
              <w14:schemeClr w14:val="tx1"/>
            </w14:solidFill>
          </w14:textFill>
        </w:rPr>
      </w:pPr>
      <w:r>
        <w:rPr>
          <w:rFonts w:hint="eastAsia" w:ascii="仿宋_GB2312" w:hAnsi="华文细黑" w:eastAsia="仿宋_GB2312"/>
          <w:color w:val="000000" w:themeColor="text1"/>
          <w:sz w:val="32"/>
          <w14:textFill>
            <w14:solidFill>
              <w14:schemeClr w14:val="tx1"/>
            </w14:solidFill>
          </w14:textFill>
        </w:rPr>
        <w:t>在系统和应用的登陆窗口不显示系统或应用标识符，直到登录过程已成功完成为止，如在认证页面或错误提示页面显示操作系统或中间件等版本信息、报错信息等；</w:t>
      </w:r>
    </w:p>
    <w:p w14:paraId="29EDC944">
      <w:pPr>
        <w:numPr>
          <w:ilvl w:val="0"/>
          <w:numId w:val="9"/>
        </w:numPr>
        <w:spacing w:after="0" w:line="360" w:lineRule="auto"/>
        <w:ind w:left="0" w:firstLine="851"/>
        <w:rPr>
          <w:rFonts w:ascii="仿宋_GB2312" w:hAnsi="华文细黑" w:eastAsia="仿宋_GB2312"/>
          <w:color w:val="000000" w:themeColor="text1"/>
          <w:sz w:val="32"/>
          <w14:textFill>
            <w14:solidFill>
              <w14:schemeClr w14:val="tx1"/>
            </w14:solidFill>
          </w14:textFill>
        </w:rPr>
      </w:pPr>
      <w:r>
        <w:rPr>
          <w:rFonts w:hint="eastAsia" w:ascii="仿宋_GB2312" w:hAnsi="华文细黑" w:eastAsia="仿宋_GB2312"/>
          <w:color w:val="000000" w:themeColor="text1"/>
          <w:sz w:val="32"/>
          <w14:textFill>
            <w14:solidFill>
              <w14:schemeClr w14:val="tx1"/>
            </w14:solidFill>
          </w14:textFill>
        </w:rPr>
        <w:t>显示只有已授权的用户才能访问计算机的一般性的告警通知；</w:t>
      </w:r>
    </w:p>
    <w:p w14:paraId="4A2E7429">
      <w:pPr>
        <w:numPr>
          <w:ilvl w:val="0"/>
          <w:numId w:val="9"/>
        </w:numPr>
        <w:spacing w:after="0" w:line="360" w:lineRule="auto"/>
        <w:ind w:left="0" w:firstLine="851"/>
        <w:rPr>
          <w:rFonts w:ascii="仿宋_GB2312" w:hAnsi="华文细黑" w:eastAsia="仿宋_GB2312"/>
          <w:color w:val="000000" w:themeColor="text1"/>
          <w:sz w:val="32"/>
          <w14:textFill>
            <w14:solidFill>
              <w14:schemeClr w14:val="tx1"/>
            </w14:solidFill>
          </w14:textFill>
        </w:rPr>
      </w:pPr>
      <w:r>
        <w:rPr>
          <w:rFonts w:hint="eastAsia" w:ascii="仿宋_GB2312" w:hAnsi="华文细黑" w:eastAsia="仿宋_GB2312"/>
          <w:color w:val="000000" w:themeColor="text1"/>
          <w:sz w:val="32"/>
          <w14:textFill>
            <w14:solidFill>
              <w14:schemeClr w14:val="tx1"/>
            </w14:solidFill>
          </w14:textFill>
        </w:rPr>
        <w:t>在登录过程中，系统和应用不提供对未授权用户有帮助作用的帮助消息；</w:t>
      </w:r>
    </w:p>
    <w:p w14:paraId="165E5E34">
      <w:pPr>
        <w:numPr>
          <w:ilvl w:val="0"/>
          <w:numId w:val="9"/>
        </w:numPr>
        <w:spacing w:after="0" w:line="360" w:lineRule="auto"/>
        <w:ind w:left="0" w:firstLine="851"/>
        <w:rPr>
          <w:rFonts w:ascii="仿宋_GB2312" w:hAnsi="华文细黑" w:eastAsia="仿宋_GB2312"/>
          <w:color w:val="000000" w:themeColor="text1"/>
          <w:sz w:val="32"/>
          <w14:textFill>
            <w14:solidFill>
              <w14:schemeClr w14:val="tx1"/>
            </w14:solidFill>
          </w14:textFill>
        </w:rPr>
      </w:pPr>
      <w:r>
        <w:rPr>
          <w:rFonts w:hint="eastAsia" w:ascii="仿宋_GB2312" w:hAnsi="华文细黑" w:eastAsia="仿宋_GB2312"/>
          <w:color w:val="000000" w:themeColor="text1"/>
          <w:sz w:val="32"/>
          <w14:textFill>
            <w14:solidFill>
              <w14:schemeClr w14:val="tx1"/>
            </w14:solidFill>
          </w14:textFill>
        </w:rPr>
        <w:t>仅在所有输入数据完成时才验证登录信息。如果出现差错情况，系统不宜指出数据的哪一部分是正确的或不正确的，如“该用户不存在”、“密码错误”等；</w:t>
      </w:r>
    </w:p>
    <w:p w14:paraId="660E0E22">
      <w:pPr>
        <w:numPr>
          <w:ilvl w:val="0"/>
          <w:numId w:val="9"/>
        </w:numPr>
        <w:spacing w:after="0" w:line="360" w:lineRule="auto"/>
        <w:ind w:left="0" w:firstLine="851"/>
        <w:rPr>
          <w:rFonts w:ascii="仿宋_GB2312" w:hAnsi="华文细黑" w:eastAsia="仿宋_GB2312"/>
          <w:color w:val="000000" w:themeColor="text1"/>
          <w:sz w:val="32"/>
          <w14:textFill>
            <w14:solidFill>
              <w14:schemeClr w14:val="tx1"/>
            </w14:solidFill>
          </w14:textFill>
        </w:rPr>
      </w:pPr>
      <w:r>
        <w:rPr>
          <w:rFonts w:hint="eastAsia" w:ascii="仿宋_GB2312" w:hAnsi="华文细黑" w:eastAsia="仿宋_GB2312"/>
          <w:color w:val="000000" w:themeColor="text1"/>
          <w:sz w:val="32"/>
          <w14:textFill>
            <w14:solidFill>
              <w14:schemeClr w14:val="tx1"/>
            </w14:solidFill>
          </w14:textFill>
        </w:rPr>
        <w:t>防止暴力尝试登录；</w:t>
      </w:r>
    </w:p>
    <w:p w14:paraId="61DC05CE">
      <w:pPr>
        <w:numPr>
          <w:ilvl w:val="0"/>
          <w:numId w:val="9"/>
        </w:numPr>
        <w:spacing w:after="0" w:line="360" w:lineRule="auto"/>
        <w:ind w:left="0" w:firstLine="851"/>
        <w:rPr>
          <w:rFonts w:ascii="仿宋_GB2312" w:hAnsi="华文细黑" w:eastAsia="仿宋_GB2312"/>
          <w:color w:val="000000" w:themeColor="text1"/>
          <w:sz w:val="32"/>
          <w14:textFill>
            <w14:solidFill>
              <w14:schemeClr w14:val="tx1"/>
            </w14:solidFill>
          </w14:textFill>
        </w:rPr>
      </w:pPr>
      <w:r>
        <w:rPr>
          <w:rFonts w:hint="eastAsia" w:ascii="仿宋_GB2312" w:hAnsi="华文细黑" w:eastAsia="仿宋_GB2312"/>
          <w:color w:val="000000" w:themeColor="text1"/>
          <w:sz w:val="32"/>
          <w14:textFill>
            <w14:solidFill>
              <w14:schemeClr w14:val="tx1"/>
            </w14:solidFill>
          </w14:textFill>
        </w:rPr>
        <w:t>记录不成功的尝试和成功的尝试登录；</w:t>
      </w:r>
    </w:p>
    <w:p w14:paraId="513E4A10">
      <w:pPr>
        <w:numPr>
          <w:ilvl w:val="0"/>
          <w:numId w:val="9"/>
        </w:numPr>
        <w:spacing w:after="0" w:line="360" w:lineRule="auto"/>
        <w:ind w:left="0" w:firstLine="851"/>
        <w:rPr>
          <w:rFonts w:ascii="仿宋_GB2312" w:hAnsi="华文细黑" w:eastAsia="仿宋_GB2312"/>
          <w:color w:val="000000" w:themeColor="text1"/>
          <w:sz w:val="32"/>
          <w14:textFill>
            <w14:solidFill>
              <w14:schemeClr w14:val="tx1"/>
            </w14:solidFill>
          </w14:textFill>
        </w:rPr>
      </w:pPr>
      <w:r>
        <w:rPr>
          <w:rFonts w:hint="eastAsia" w:ascii="仿宋_GB2312" w:hAnsi="华文细黑" w:eastAsia="仿宋_GB2312"/>
          <w:color w:val="000000" w:themeColor="text1"/>
          <w:sz w:val="32"/>
          <w14:textFill>
            <w14:solidFill>
              <w14:schemeClr w14:val="tx1"/>
            </w14:solidFill>
          </w14:textFill>
        </w:rPr>
        <w:t>如果检测到违反控制措施尝试登录或已成功登录，则引发安全事态;</w:t>
      </w:r>
    </w:p>
    <w:p w14:paraId="3F13136D">
      <w:pPr>
        <w:numPr>
          <w:ilvl w:val="0"/>
          <w:numId w:val="9"/>
        </w:numPr>
        <w:spacing w:after="0" w:line="360" w:lineRule="auto"/>
        <w:ind w:left="0" w:firstLine="851"/>
        <w:rPr>
          <w:rFonts w:ascii="仿宋_GB2312" w:hAnsi="华文细黑" w:eastAsia="仿宋_GB2312"/>
          <w:color w:val="000000" w:themeColor="text1"/>
          <w:sz w:val="32"/>
          <w14:textFill>
            <w14:solidFill>
              <w14:schemeClr w14:val="tx1"/>
            </w14:solidFill>
          </w14:textFill>
        </w:rPr>
      </w:pPr>
      <w:r>
        <w:rPr>
          <w:rFonts w:hint="eastAsia" w:ascii="仿宋_GB2312" w:hAnsi="华文细黑" w:eastAsia="仿宋_GB2312"/>
          <w:color w:val="000000" w:themeColor="text1"/>
          <w:sz w:val="32"/>
          <w14:textFill>
            <w14:solidFill>
              <w14:schemeClr w14:val="tx1"/>
            </w14:solidFill>
          </w14:textFill>
        </w:rPr>
        <w:t>在成功登录完成时，显示前一次成功登录的日期和时间，以及上次成功登录之后的任何不成功登录尝试的细节；</w:t>
      </w:r>
    </w:p>
    <w:p w14:paraId="6B7763B2">
      <w:pPr>
        <w:numPr>
          <w:ilvl w:val="0"/>
          <w:numId w:val="9"/>
        </w:numPr>
        <w:spacing w:after="0" w:line="360" w:lineRule="auto"/>
        <w:ind w:left="0" w:firstLine="851"/>
        <w:rPr>
          <w:rFonts w:ascii="仿宋_GB2312" w:hAnsi="华文细黑" w:eastAsia="仿宋_GB2312"/>
          <w:color w:val="000000" w:themeColor="text1"/>
          <w:sz w:val="32"/>
          <w14:textFill>
            <w14:solidFill>
              <w14:schemeClr w14:val="tx1"/>
            </w14:solidFill>
          </w14:textFill>
        </w:rPr>
      </w:pPr>
      <w:r>
        <w:rPr>
          <w:rFonts w:hint="eastAsia" w:ascii="仿宋_GB2312" w:hAnsi="华文细黑" w:eastAsia="仿宋_GB2312"/>
          <w:color w:val="000000" w:themeColor="text1"/>
          <w:sz w:val="32"/>
          <w14:textFill>
            <w14:solidFill>
              <w14:schemeClr w14:val="tx1"/>
            </w14:solidFill>
          </w14:textFill>
        </w:rPr>
        <w:t>不显示输入的口令，且口令不应在网络上以明文方式传输；</w:t>
      </w:r>
    </w:p>
    <w:p w14:paraId="7DA3C88E">
      <w:pPr>
        <w:numPr>
          <w:ilvl w:val="0"/>
          <w:numId w:val="9"/>
        </w:numPr>
        <w:spacing w:after="0" w:line="360" w:lineRule="auto"/>
        <w:ind w:left="0" w:firstLine="851"/>
        <w:rPr>
          <w:rFonts w:ascii="仿宋" w:hAnsi="仿宋" w:eastAsia="仿宋"/>
          <w:sz w:val="32"/>
          <w:szCs w:val="32"/>
        </w:rPr>
      </w:pPr>
      <w:r>
        <w:rPr>
          <w:rFonts w:hint="eastAsia" w:ascii="仿宋_GB2312" w:hAnsi="华文细黑" w:eastAsia="仿宋_GB2312"/>
          <w:color w:val="000000" w:themeColor="text1"/>
          <w:sz w:val="32"/>
          <w14:textFill>
            <w14:solidFill>
              <w14:schemeClr w14:val="tx1"/>
            </w14:solidFill>
          </w14:textFill>
        </w:rPr>
        <w:t>设置会话连接超时退出机制；</w:t>
      </w:r>
    </w:p>
    <w:p w14:paraId="13EB3FA7">
      <w:pPr>
        <w:pStyle w:val="41"/>
        <w:widowControl w:val="0"/>
        <w:numPr>
          <w:ilvl w:val="0"/>
          <w:numId w:val="2"/>
        </w:numPr>
        <w:tabs>
          <w:tab w:val="left" w:pos="2461"/>
        </w:tabs>
        <w:spacing w:after="160" w:line="360" w:lineRule="auto"/>
        <w:ind w:left="0" w:firstLine="709"/>
        <w:jc w:val="both"/>
        <w:textAlignment w:val="center"/>
        <w:rPr>
          <w:rFonts w:ascii="仿宋_GB2312" w:eastAsia="仿宋_GB2312"/>
          <w:color w:val="000000" w:themeColor="text1"/>
          <w:kern w:val="2"/>
          <w:sz w:val="32"/>
          <w:szCs w:val="32"/>
          <w:lang w:val="en-US"/>
          <w14:textFill>
            <w14:solidFill>
              <w14:schemeClr w14:val="tx1"/>
            </w14:solidFill>
          </w14:textFill>
        </w:rPr>
      </w:pPr>
      <w:r>
        <w:rPr>
          <w:rFonts w:ascii="仿宋_GB2312" w:eastAsia="仿宋_GB2312"/>
          <w:color w:val="000000" w:themeColor="text1"/>
          <w:kern w:val="2"/>
          <w:sz w:val="32"/>
          <w:szCs w:val="32"/>
          <w:lang w:val="en-US"/>
          <w14:textFill>
            <w14:solidFill>
              <w14:schemeClr w14:val="tx1"/>
            </w14:solidFill>
          </w14:textFill>
        </w:rPr>
        <w:t>操作系统及应用应</w:t>
      </w:r>
      <w:r>
        <w:rPr>
          <w:rFonts w:hint="eastAsia" w:ascii="仿宋_GB2312" w:eastAsia="仿宋_GB2312"/>
          <w:color w:val="000000" w:themeColor="text1"/>
          <w:kern w:val="2"/>
          <w:sz w:val="32"/>
          <w:szCs w:val="32"/>
          <w:lang w:val="en-US"/>
          <w14:textFill>
            <w14:solidFill>
              <w14:schemeClr w14:val="tx1"/>
            </w14:solidFill>
          </w14:textFill>
        </w:rPr>
        <w:t>对用户进行唯一的标识，如用户ID；应能够强制选择优质口令；应</w:t>
      </w:r>
      <w:r>
        <w:rPr>
          <w:rFonts w:ascii="仿宋_GB2312" w:eastAsia="仿宋_GB2312"/>
          <w:color w:val="000000" w:themeColor="text1"/>
          <w:kern w:val="2"/>
          <w:sz w:val="32"/>
          <w:szCs w:val="32"/>
          <w:lang w:val="en-US"/>
          <w14:textFill>
            <w14:solidFill>
              <w14:schemeClr w14:val="tx1"/>
            </w14:solidFill>
          </w14:textFill>
        </w:rPr>
        <w:t>提供可供用户选择和维护口令的功能；口令文件与应用系统数据分开存储；应确保口令的存储和传输安全。</w:t>
      </w:r>
    </w:p>
    <w:p w14:paraId="34AF7EFF">
      <w:pPr>
        <w:pStyle w:val="41"/>
        <w:widowControl w:val="0"/>
        <w:numPr>
          <w:ilvl w:val="0"/>
          <w:numId w:val="2"/>
        </w:numPr>
        <w:tabs>
          <w:tab w:val="left" w:pos="2461"/>
        </w:tabs>
        <w:spacing w:after="160" w:line="360" w:lineRule="auto"/>
        <w:ind w:left="0" w:firstLine="709"/>
        <w:jc w:val="both"/>
        <w:textAlignment w:val="center"/>
        <w:rPr>
          <w:rFonts w:ascii="仿宋_GB2312" w:eastAsia="仿宋_GB2312"/>
          <w:color w:val="000000" w:themeColor="text1"/>
          <w:kern w:val="2"/>
          <w:sz w:val="32"/>
          <w:szCs w:val="32"/>
          <w:lang w:val="en-US"/>
          <w14:textFill>
            <w14:solidFill>
              <w14:schemeClr w14:val="tx1"/>
            </w14:solidFill>
          </w14:textFill>
        </w:rPr>
      </w:pPr>
      <w:r>
        <w:rPr>
          <w:rFonts w:hint="eastAsia" w:ascii="仿宋_GB2312" w:eastAsia="仿宋_GB2312"/>
          <w:color w:val="000000" w:themeColor="text1"/>
          <w:kern w:val="2"/>
          <w:sz w:val="32"/>
          <w:szCs w:val="32"/>
          <w:lang w:val="en-US"/>
          <w14:textFill>
            <w14:solidFill>
              <w14:schemeClr w14:val="tx1"/>
            </w14:solidFill>
          </w14:textFill>
        </w:rPr>
        <w:t>需对可能超越操作系统安全控制措施的实用工具的使用加以限制并严格控制，如建立对使用工具软件使用标识、鉴别和授权规程，将工具软件和应用软件分开，将工具软件的用户限制到可信的、以授权的最小实际用户数，并记录适用工具软件的所有使用等。对于工具软件的安装和使用应采用白名单或黑名单的方式进行管控。</w:t>
      </w:r>
    </w:p>
    <w:p w14:paraId="5327FD8C">
      <w:pPr>
        <w:pStyle w:val="41"/>
        <w:widowControl w:val="0"/>
        <w:numPr>
          <w:ilvl w:val="0"/>
          <w:numId w:val="2"/>
        </w:numPr>
        <w:tabs>
          <w:tab w:val="left" w:pos="2461"/>
        </w:tabs>
        <w:spacing w:after="160" w:line="360" w:lineRule="auto"/>
        <w:ind w:left="0" w:firstLine="709"/>
        <w:jc w:val="both"/>
        <w:textAlignment w:val="center"/>
        <w:rPr>
          <w:rFonts w:ascii="仿宋_GB2312" w:eastAsia="仿宋_GB2312"/>
          <w:color w:val="000000" w:themeColor="text1"/>
          <w:kern w:val="2"/>
          <w:sz w:val="32"/>
          <w:szCs w:val="32"/>
          <w:lang w:val="en-US"/>
          <w14:textFill>
            <w14:solidFill>
              <w14:schemeClr w14:val="tx1"/>
            </w14:solidFill>
          </w14:textFill>
        </w:rPr>
      </w:pPr>
      <w:r>
        <w:rPr>
          <w:rFonts w:hint="eastAsia" w:ascii="仿宋_GB2312" w:eastAsia="仿宋_GB2312"/>
          <w:color w:val="000000" w:themeColor="text1"/>
          <w:kern w:val="2"/>
          <w:sz w:val="32"/>
          <w:szCs w:val="32"/>
          <w:lang w:val="en-US"/>
          <w14:textFill>
            <w14:solidFill>
              <w14:schemeClr w14:val="tx1"/>
            </w14:solidFill>
          </w14:textFill>
        </w:rPr>
        <w:t>应严格限制对程序源代码的访问，禁止在运行系统中保留源程序库。针对SVN文档库和程序库的访问控制，应做到访问须授权，限制读、写权限，如可行，须限制访问控制级别至文件级。须记录对文档和程序的访问记录，并进行归档保存。</w:t>
      </w:r>
    </w:p>
    <w:p w14:paraId="12DA86A5">
      <w:pPr>
        <w:pStyle w:val="41"/>
        <w:widowControl w:val="0"/>
        <w:numPr>
          <w:ilvl w:val="0"/>
          <w:numId w:val="1"/>
        </w:numPr>
        <w:spacing w:before="100" w:beforeAutospacing="1" w:after="100" w:afterAutospacing="1" w:line="360" w:lineRule="auto"/>
        <w:ind w:left="1276" w:hanging="1276"/>
        <w:contextualSpacing w:val="0"/>
        <w:jc w:val="center"/>
        <w:textAlignment w:val="center"/>
        <w:outlineLvl w:val="0"/>
        <w:rPr>
          <w:rFonts w:ascii="黑体" w:hAnsi="黑体" w:eastAsia="黑体"/>
          <w:color w:val="000000" w:themeColor="text1"/>
          <w:kern w:val="2"/>
          <w:sz w:val="32"/>
          <w:szCs w:val="32"/>
          <w:lang w:val="en-US"/>
          <w14:textFill>
            <w14:solidFill>
              <w14:schemeClr w14:val="tx1"/>
            </w14:solidFill>
          </w14:textFill>
        </w:rPr>
      </w:pPr>
      <w:r>
        <w:rPr>
          <w:rFonts w:hint="eastAsia" w:ascii="黑体" w:hAnsi="黑体" w:eastAsia="黑体"/>
          <w:color w:val="000000" w:themeColor="text1"/>
          <w:kern w:val="2"/>
          <w:sz w:val="32"/>
          <w:szCs w:val="32"/>
          <w:lang w:val="en-US"/>
          <w14:textFill>
            <w14:solidFill>
              <w14:schemeClr w14:val="tx1"/>
            </w14:solidFill>
          </w14:textFill>
        </w:rPr>
        <w:t>网络和网络服务访问管理</w:t>
      </w:r>
    </w:p>
    <w:p w14:paraId="07B98C0E">
      <w:pPr>
        <w:pStyle w:val="41"/>
        <w:widowControl w:val="0"/>
        <w:numPr>
          <w:ilvl w:val="0"/>
          <w:numId w:val="2"/>
        </w:numPr>
        <w:tabs>
          <w:tab w:val="left" w:pos="2461"/>
        </w:tabs>
        <w:spacing w:after="160" w:line="360" w:lineRule="auto"/>
        <w:ind w:left="0" w:firstLine="709"/>
        <w:jc w:val="both"/>
        <w:textAlignment w:val="center"/>
        <w:rPr>
          <w:rFonts w:ascii="仿宋_GB2312" w:eastAsia="仿宋_GB2312"/>
          <w:color w:val="000000" w:themeColor="text1"/>
          <w:kern w:val="2"/>
          <w:sz w:val="32"/>
          <w:szCs w:val="32"/>
          <w:lang w:val="en-US"/>
          <w14:textFill>
            <w14:solidFill>
              <w14:schemeClr w14:val="tx1"/>
            </w14:solidFill>
          </w14:textFill>
        </w:rPr>
      </w:pPr>
      <w:r>
        <w:rPr>
          <w:rFonts w:hint="eastAsia" w:ascii="仿宋_GB2312" w:eastAsia="仿宋_GB2312"/>
          <w:color w:val="000000" w:themeColor="text1"/>
          <w:kern w:val="2"/>
          <w:sz w:val="32"/>
          <w:szCs w:val="32"/>
          <w:lang w:val="en-US"/>
          <w14:textFill>
            <w14:solidFill>
              <w14:schemeClr w14:val="tx1"/>
            </w14:solidFill>
          </w14:textFill>
        </w:rPr>
        <w:t>需制定网络访问控制策略，防止对网络服务的未授权访问，需维护和更新用户的网络访问权限，并明确如下（但不仅限于）内容：</w:t>
      </w:r>
    </w:p>
    <w:p w14:paraId="7346B745">
      <w:pPr>
        <w:numPr>
          <w:ilvl w:val="0"/>
          <w:numId w:val="10"/>
        </w:numPr>
        <w:spacing w:after="0" w:line="360" w:lineRule="auto"/>
        <w:ind w:left="0" w:firstLine="851"/>
        <w:rPr>
          <w:rFonts w:ascii="仿宋_GB2312" w:hAnsi="华文细黑" w:eastAsia="仿宋_GB2312"/>
          <w:color w:val="000000" w:themeColor="text1"/>
          <w:sz w:val="32"/>
          <w14:textFill>
            <w14:solidFill>
              <w14:schemeClr w14:val="tx1"/>
            </w14:solidFill>
          </w14:textFill>
        </w:rPr>
      </w:pPr>
      <w:r>
        <w:rPr>
          <w:rFonts w:hint="eastAsia" w:ascii="仿宋_GB2312" w:hAnsi="华文细黑" w:eastAsia="仿宋_GB2312"/>
          <w:color w:val="000000" w:themeColor="text1"/>
          <w:sz w:val="32"/>
          <w14:textFill>
            <w14:solidFill>
              <w14:schemeClr w14:val="tx1"/>
            </w14:solidFill>
          </w14:textFill>
        </w:rPr>
        <w:t>应识别可被访问的网络和网络服务，确定访问的安全要求；</w:t>
      </w:r>
    </w:p>
    <w:p w14:paraId="34972E5D">
      <w:pPr>
        <w:numPr>
          <w:ilvl w:val="0"/>
          <w:numId w:val="10"/>
        </w:numPr>
        <w:spacing w:after="0" w:line="360" w:lineRule="auto"/>
        <w:ind w:left="0" w:firstLine="851"/>
        <w:rPr>
          <w:rFonts w:ascii="仿宋_GB2312" w:hAnsi="华文细黑" w:eastAsia="仿宋_GB2312"/>
          <w:color w:val="000000" w:themeColor="text1"/>
          <w:sz w:val="32"/>
          <w14:textFill>
            <w14:solidFill>
              <w14:schemeClr w14:val="tx1"/>
            </w14:solidFill>
          </w14:textFill>
        </w:rPr>
      </w:pPr>
      <w:r>
        <w:rPr>
          <w:rFonts w:hint="eastAsia" w:ascii="仿宋_GB2312" w:hAnsi="华文细黑" w:eastAsia="仿宋_GB2312"/>
          <w:color w:val="000000" w:themeColor="text1"/>
          <w:sz w:val="32"/>
          <w14:textFill>
            <w14:solidFill>
              <w14:schemeClr w14:val="tx1"/>
            </w14:solidFill>
          </w14:textFill>
        </w:rPr>
        <w:t>确定允许哪个人访问哪些网络和网络服务的授权程序；</w:t>
      </w:r>
    </w:p>
    <w:p w14:paraId="2FC1CF9D">
      <w:pPr>
        <w:numPr>
          <w:ilvl w:val="0"/>
          <w:numId w:val="10"/>
        </w:numPr>
        <w:spacing w:after="0" w:line="360" w:lineRule="auto"/>
        <w:ind w:left="0" w:firstLine="851"/>
        <w:rPr>
          <w:rFonts w:ascii="仿宋_GB2312" w:hAnsi="华文细黑" w:eastAsia="仿宋_GB2312"/>
          <w:color w:val="000000" w:themeColor="text1"/>
          <w:sz w:val="32"/>
          <w14:textFill>
            <w14:solidFill>
              <w14:schemeClr w14:val="tx1"/>
            </w14:solidFill>
          </w14:textFill>
        </w:rPr>
      </w:pPr>
      <w:r>
        <w:rPr>
          <w:rFonts w:hint="eastAsia" w:ascii="仿宋_GB2312" w:hAnsi="华文细黑" w:eastAsia="仿宋_GB2312"/>
          <w:color w:val="000000" w:themeColor="text1"/>
          <w:sz w:val="32"/>
          <w14:textFill>
            <w14:solidFill>
              <w14:schemeClr w14:val="tx1"/>
            </w14:solidFill>
          </w14:textFill>
        </w:rPr>
        <w:t>保护访问网络连接和网络服务的管理控制措施；</w:t>
      </w:r>
    </w:p>
    <w:p w14:paraId="21EFD309">
      <w:pPr>
        <w:numPr>
          <w:ilvl w:val="0"/>
          <w:numId w:val="10"/>
        </w:numPr>
        <w:spacing w:after="0" w:line="360" w:lineRule="auto"/>
        <w:ind w:left="0" w:firstLine="851"/>
        <w:rPr>
          <w:rFonts w:ascii="仿宋_GB2312" w:hAnsi="华文细黑" w:eastAsia="仿宋_GB2312"/>
          <w:color w:val="000000" w:themeColor="text1"/>
          <w:sz w:val="32"/>
          <w14:textFill>
            <w14:solidFill>
              <w14:schemeClr w14:val="tx1"/>
            </w14:solidFill>
          </w14:textFill>
        </w:rPr>
      </w:pPr>
      <w:r>
        <w:rPr>
          <w:rFonts w:ascii="仿宋_GB2312" w:hAnsi="华文细黑" w:eastAsia="仿宋_GB2312"/>
          <w:color w:val="000000" w:themeColor="text1"/>
          <w:sz w:val="32"/>
          <w14:textFill>
            <w14:solidFill>
              <w14:schemeClr w14:val="tx1"/>
            </w14:solidFill>
          </w14:textFill>
        </w:rPr>
        <w:t>明确访问网络和网络服务的方法（例如，</w:t>
      </w:r>
      <w:r>
        <w:rPr>
          <w:rFonts w:hint="eastAsia" w:ascii="仿宋_GB2312" w:hAnsi="华文细黑" w:eastAsia="仿宋_GB2312"/>
          <w:color w:val="000000" w:themeColor="text1"/>
          <w:sz w:val="32"/>
          <w14:textFill>
            <w14:solidFill>
              <w14:schemeClr w14:val="tx1"/>
            </w14:solidFill>
          </w14:textFill>
        </w:rPr>
        <w:t>VPN、有线、无线网络的接入</w:t>
      </w:r>
      <w:r>
        <w:rPr>
          <w:rFonts w:ascii="仿宋_GB2312" w:hAnsi="华文细黑" w:eastAsia="仿宋_GB2312"/>
          <w:color w:val="000000" w:themeColor="text1"/>
          <w:sz w:val="32"/>
          <w14:textFill>
            <w14:solidFill>
              <w14:schemeClr w14:val="tx1"/>
            </w14:solidFill>
          </w14:textFill>
        </w:rPr>
        <w:t>）；</w:t>
      </w:r>
    </w:p>
    <w:p w14:paraId="07F7DD7C">
      <w:pPr>
        <w:numPr>
          <w:ilvl w:val="0"/>
          <w:numId w:val="10"/>
        </w:numPr>
        <w:spacing w:after="0" w:line="360" w:lineRule="auto"/>
        <w:ind w:left="0" w:firstLine="851"/>
        <w:rPr>
          <w:rFonts w:ascii="仿宋_GB2312" w:hAnsi="华文细黑" w:eastAsia="仿宋_GB2312"/>
          <w:color w:val="000000" w:themeColor="text1"/>
          <w:sz w:val="32"/>
          <w14:textFill>
            <w14:solidFill>
              <w14:schemeClr w14:val="tx1"/>
            </w14:solidFill>
          </w14:textFill>
        </w:rPr>
      </w:pPr>
      <w:r>
        <w:rPr>
          <w:rFonts w:hint="eastAsia" w:ascii="仿宋_GB2312" w:hAnsi="华文细黑" w:eastAsia="仿宋_GB2312"/>
          <w:color w:val="000000" w:themeColor="text1"/>
          <w:sz w:val="32"/>
          <w14:textFill>
            <w14:solidFill>
              <w14:schemeClr w14:val="tx1"/>
            </w14:solidFill>
          </w14:textFill>
        </w:rPr>
        <w:t>访问网络和网络服务的途径；</w:t>
      </w:r>
    </w:p>
    <w:p w14:paraId="6028F2DA">
      <w:pPr>
        <w:pStyle w:val="41"/>
        <w:widowControl w:val="0"/>
        <w:numPr>
          <w:ilvl w:val="0"/>
          <w:numId w:val="2"/>
        </w:numPr>
        <w:tabs>
          <w:tab w:val="left" w:pos="2461"/>
        </w:tabs>
        <w:spacing w:after="160" w:line="360" w:lineRule="auto"/>
        <w:ind w:left="0" w:firstLine="709"/>
        <w:jc w:val="both"/>
        <w:textAlignment w:val="center"/>
        <w:rPr>
          <w:rFonts w:ascii="仿宋_GB2312" w:eastAsia="仿宋_GB2312"/>
          <w:color w:val="000000" w:themeColor="text1"/>
          <w:kern w:val="2"/>
          <w:sz w:val="32"/>
          <w:szCs w:val="32"/>
          <w:lang w:val="en-US"/>
          <w14:textFill>
            <w14:solidFill>
              <w14:schemeClr w14:val="tx1"/>
            </w14:solidFill>
          </w14:textFill>
        </w:rPr>
      </w:pPr>
      <w:r>
        <w:rPr>
          <w:rFonts w:hint="eastAsia" w:ascii="仿宋_GB2312" w:eastAsia="仿宋_GB2312"/>
          <w:color w:val="000000" w:themeColor="text1"/>
          <w:kern w:val="2"/>
          <w:sz w:val="32"/>
          <w:szCs w:val="32"/>
          <w:lang w:val="en-US"/>
          <w14:textFill>
            <w14:solidFill>
              <w14:schemeClr w14:val="tx1"/>
            </w14:solidFill>
          </w14:textFill>
        </w:rPr>
        <w:t>需在网络中隔离信息服务、用户及信息系统，并基于访问控制策略和业务系统安全要求，将网络分成独立的逻辑区域，区域间应部署防火墙等安全防护措施，限制区域间的非授权访问。</w:t>
      </w:r>
    </w:p>
    <w:p w14:paraId="7C8FB2BB">
      <w:pPr>
        <w:pStyle w:val="41"/>
        <w:widowControl w:val="0"/>
        <w:numPr>
          <w:ilvl w:val="0"/>
          <w:numId w:val="2"/>
        </w:numPr>
        <w:tabs>
          <w:tab w:val="left" w:pos="2461"/>
        </w:tabs>
        <w:spacing w:after="160" w:line="360" w:lineRule="auto"/>
        <w:ind w:left="0" w:firstLine="709"/>
        <w:jc w:val="both"/>
        <w:textAlignment w:val="center"/>
        <w:rPr>
          <w:rFonts w:ascii="仿宋_GB2312" w:eastAsia="仿宋_GB2312"/>
          <w:color w:val="000000" w:themeColor="text1"/>
          <w:kern w:val="2"/>
          <w:sz w:val="32"/>
          <w:szCs w:val="32"/>
          <w:lang w:val="en-US"/>
          <w14:textFill>
            <w14:solidFill>
              <w14:schemeClr w14:val="tx1"/>
            </w14:solidFill>
          </w14:textFill>
        </w:rPr>
      </w:pPr>
      <w:r>
        <w:rPr>
          <w:rFonts w:ascii="仿宋_GB2312" w:eastAsia="仿宋_GB2312"/>
          <w:color w:val="000000" w:themeColor="text1"/>
          <w:kern w:val="2"/>
          <w:sz w:val="32"/>
          <w:szCs w:val="32"/>
          <w:lang w:val="en-US"/>
          <w14:textFill>
            <w14:solidFill>
              <w14:schemeClr w14:val="tx1"/>
            </w14:solidFill>
          </w14:textFill>
        </w:rPr>
        <w:t>禁止直接访问生产网、开发测试网络环境中的服务器、网络设备、数据库、中间件等，如开发测试区资源的访问，需先登陆</w:t>
      </w:r>
      <w:r>
        <w:rPr>
          <w:rFonts w:hint="eastAsia" w:ascii="仿宋_GB2312" w:eastAsia="仿宋_GB2312"/>
          <w:color w:val="000000" w:themeColor="text1"/>
          <w:kern w:val="2"/>
          <w:sz w:val="32"/>
          <w:szCs w:val="32"/>
          <w:lang w:val="en-US"/>
          <w14:textFill>
            <w14:solidFill>
              <w14:schemeClr w14:val="tx1"/>
            </w14:solidFill>
          </w14:textFill>
        </w:rPr>
        <w:t>Citrix平台，由Citrix发起对目标的访问连接；生产区资源需通过堡垒机进行访问。</w:t>
      </w:r>
    </w:p>
    <w:p w14:paraId="429E2833">
      <w:pPr>
        <w:pStyle w:val="41"/>
        <w:widowControl w:val="0"/>
        <w:numPr>
          <w:ilvl w:val="0"/>
          <w:numId w:val="2"/>
        </w:numPr>
        <w:tabs>
          <w:tab w:val="left" w:pos="2461"/>
        </w:tabs>
        <w:spacing w:after="160" w:line="360" w:lineRule="auto"/>
        <w:ind w:left="0" w:firstLine="709"/>
        <w:jc w:val="both"/>
        <w:textAlignment w:val="center"/>
        <w:rPr>
          <w:rFonts w:ascii="仿宋_GB2312" w:eastAsia="仿宋_GB2312"/>
          <w:color w:val="000000" w:themeColor="text1"/>
          <w:kern w:val="2"/>
          <w:sz w:val="32"/>
          <w:szCs w:val="32"/>
          <w:lang w:val="en-US"/>
          <w14:textFill>
            <w14:solidFill>
              <w14:schemeClr w14:val="tx1"/>
            </w14:solidFill>
          </w14:textFill>
        </w:rPr>
      </w:pPr>
      <w:r>
        <w:rPr>
          <w:rFonts w:hint="eastAsia" w:ascii="仿宋_GB2312" w:eastAsia="仿宋_GB2312"/>
          <w:color w:val="000000" w:themeColor="text1"/>
          <w:kern w:val="2"/>
          <w:sz w:val="32"/>
          <w:szCs w:val="32"/>
          <w:lang w:val="en-US"/>
          <w14:textFill>
            <w14:solidFill>
              <w14:schemeClr w14:val="tx1"/>
            </w14:solidFill>
          </w14:textFill>
        </w:rPr>
        <w:t>若开通远程访问路径，需使用适当的鉴别方法以鉴别远程用户，控制远程用户的访问。</w:t>
      </w:r>
    </w:p>
    <w:p w14:paraId="43977D6C">
      <w:pPr>
        <w:pStyle w:val="41"/>
        <w:widowControl w:val="0"/>
        <w:numPr>
          <w:ilvl w:val="0"/>
          <w:numId w:val="2"/>
        </w:numPr>
        <w:tabs>
          <w:tab w:val="left" w:pos="2461"/>
        </w:tabs>
        <w:spacing w:after="160" w:line="360" w:lineRule="auto"/>
        <w:ind w:left="0" w:firstLine="709"/>
        <w:jc w:val="both"/>
        <w:textAlignment w:val="center"/>
        <w:rPr>
          <w:rFonts w:ascii="仿宋_GB2312" w:eastAsia="仿宋_GB2312"/>
          <w:color w:val="000000" w:themeColor="text1"/>
          <w:kern w:val="2"/>
          <w:sz w:val="32"/>
          <w:szCs w:val="32"/>
          <w:lang w:val="en-US"/>
          <w14:textFill>
            <w14:solidFill>
              <w14:schemeClr w14:val="tx1"/>
            </w14:solidFill>
          </w14:textFill>
        </w:rPr>
      </w:pPr>
      <w:r>
        <w:rPr>
          <w:rFonts w:ascii="仿宋_GB2312" w:eastAsia="仿宋_GB2312"/>
          <w:color w:val="000000" w:themeColor="text1"/>
          <w:kern w:val="2"/>
          <w:sz w:val="32"/>
          <w:szCs w:val="32"/>
          <w:lang w:val="en-US"/>
          <w14:textFill>
            <w14:solidFill>
              <w14:schemeClr w14:val="tx1"/>
            </w14:solidFill>
          </w14:textFill>
        </w:rPr>
        <w:t>如需要申请访问互联网，请参见我行制定的《</w:t>
      </w:r>
      <w:del w:id="29" w:author="Arabella" w:date="2025-01-06T15:51:54Z">
        <w:r>
          <w:rPr>
            <w:rFonts w:hint="eastAsia" w:ascii="仿宋_GB2312" w:eastAsia="仿宋_GB2312"/>
            <w:color w:val="000000" w:themeColor="text1"/>
            <w:kern w:val="2"/>
            <w:sz w:val="32"/>
            <w:szCs w:val="32"/>
            <w:lang w:val="en-US"/>
            <w14:textFill>
              <w14:solidFill>
                <w14:schemeClr w14:val="tx1"/>
              </w14:solidFill>
            </w14:textFill>
          </w:rPr>
          <w:delText>包商</w:delText>
        </w:r>
      </w:del>
      <w:ins w:id="30" w:author="Arabella" w:date="2025-01-06T15:51:54Z">
        <w:r>
          <w:rPr>
            <w:rFonts w:hint="eastAsia" w:ascii="仿宋_GB2312" w:eastAsia="仿宋_GB2312"/>
            <w:color w:val="000000" w:themeColor="text1"/>
            <w:kern w:val="2"/>
            <w:sz w:val="32"/>
            <w:szCs w:val="32"/>
            <w:lang w:val="en-US" w:eastAsia="zh-CN"/>
            <w14:textFill>
              <w14:solidFill>
                <w14:schemeClr w14:val="tx1"/>
              </w14:solidFill>
            </w14:textFill>
          </w:rPr>
          <w:t>xx</w:t>
        </w:r>
      </w:ins>
      <w:r>
        <w:rPr>
          <w:rFonts w:hint="eastAsia" w:ascii="仿宋_GB2312" w:eastAsia="仿宋_GB2312"/>
          <w:color w:val="000000" w:themeColor="text1"/>
          <w:kern w:val="2"/>
          <w:sz w:val="32"/>
          <w:szCs w:val="32"/>
          <w:lang w:val="en-US"/>
          <w14:textFill>
            <w14:solidFill>
              <w14:schemeClr w14:val="tx1"/>
            </w14:solidFill>
          </w14:textFill>
        </w:rPr>
        <w:t>银行互联网管理规定</w:t>
      </w:r>
      <w:r>
        <w:rPr>
          <w:rFonts w:ascii="仿宋_GB2312" w:eastAsia="仿宋_GB2312"/>
          <w:color w:val="000000" w:themeColor="text1"/>
          <w:kern w:val="2"/>
          <w:sz w:val="32"/>
          <w:szCs w:val="32"/>
          <w:lang w:val="en-US"/>
          <w14:textFill>
            <w14:solidFill>
              <w14:schemeClr w14:val="tx1"/>
            </w14:solidFill>
          </w14:textFill>
        </w:rPr>
        <w:t>》。</w:t>
      </w:r>
    </w:p>
    <w:p w14:paraId="04DFE725">
      <w:pPr>
        <w:pStyle w:val="41"/>
        <w:widowControl w:val="0"/>
        <w:numPr>
          <w:ilvl w:val="0"/>
          <w:numId w:val="2"/>
        </w:numPr>
        <w:tabs>
          <w:tab w:val="left" w:pos="2461"/>
        </w:tabs>
        <w:spacing w:after="160" w:line="360" w:lineRule="auto"/>
        <w:ind w:left="0" w:firstLine="709"/>
        <w:jc w:val="both"/>
        <w:textAlignment w:val="center"/>
        <w:rPr>
          <w:rFonts w:ascii="仿宋_GB2312" w:eastAsia="仿宋_GB2312"/>
          <w:color w:val="000000" w:themeColor="text1"/>
          <w:kern w:val="2"/>
          <w:sz w:val="32"/>
          <w:szCs w:val="32"/>
          <w:lang w:val="en-US"/>
          <w14:textFill>
            <w14:solidFill>
              <w14:schemeClr w14:val="tx1"/>
            </w14:solidFill>
          </w14:textFill>
        </w:rPr>
      </w:pPr>
      <w:r>
        <w:rPr>
          <w:rFonts w:hint="eastAsia" w:ascii="仿宋_GB2312" w:eastAsia="仿宋_GB2312"/>
          <w:color w:val="000000" w:themeColor="text1"/>
          <w:kern w:val="2"/>
          <w:sz w:val="32"/>
          <w:szCs w:val="32"/>
          <w:lang w:val="en-US"/>
          <w14:textFill>
            <w14:solidFill>
              <w14:schemeClr w14:val="tx1"/>
            </w14:solidFill>
          </w14:textFill>
        </w:rPr>
        <w:t>需基于访问控制策略，在网络中实施路由控制，以确保网络连接不违反相关的访问控制策略。</w:t>
      </w:r>
    </w:p>
    <w:p w14:paraId="616D862D">
      <w:pPr>
        <w:pStyle w:val="41"/>
        <w:widowControl w:val="0"/>
        <w:numPr>
          <w:ilvl w:val="0"/>
          <w:numId w:val="2"/>
        </w:numPr>
        <w:tabs>
          <w:tab w:val="left" w:pos="2461"/>
        </w:tabs>
        <w:spacing w:after="160" w:line="360" w:lineRule="auto"/>
        <w:ind w:left="0" w:firstLine="709"/>
        <w:jc w:val="both"/>
        <w:textAlignment w:val="center"/>
        <w:rPr>
          <w:rFonts w:ascii="仿宋_GB2312" w:eastAsia="仿宋_GB2312"/>
          <w:color w:val="000000" w:themeColor="text1"/>
          <w:kern w:val="2"/>
          <w:sz w:val="32"/>
          <w:szCs w:val="32"/>
          <w:lang w:val="en-US"/>
          <w14:textFill>
            <w14:solidFill>
              <w14:schemeClr w14:val="tx1"/>
            </w14:solidFill>
          </w14:textFill>
        </w:rPr>
      </w:pPr>
      <w:r>
        <w:rPr>
          <w:rFonts w:ascii="仿宋_GB2312" w:eastAsia="仿宋_GB2312"/>
          <w:color w:val="000000" w:themeColor="text1"/>
          <w:kern w:val="2"/>
          <w:sz w:val="32"/>
          <w:szCs w:val="32"/>
          <w:lang w:val="en-US"/>
          <w14:textFill>
            <w14:solidFill>
              <w14:schemeClr w14:val="tx1"/>
            </w14:solidFill>
          </w14:textFill>
        </w:rPr>
        <w:t>针对外联机构的网络和网络服务访问，应约定访问的方式（如专线、</w:t>
      </w:r>
      <w:r>
        <w:rPr>
          <w:rFonts w:hint="eastAsia" w:ascii="仿宋_GB2312" w:eastAsia="仿宋_GB2312"/>
          <w:color w:val="000000" w:themeColor="text1"/>
          <w:kern w:val="2"/>
          <w:sz w:val="32"/>
          <w:szCs w:val="32"/>
          <w:lang w:val="en-US"/>
          <w14:textFill>
            <w14:solidFill>
              <w14:schemeClr w14:val="tx1"/>
            </w14:solidFill>
          </w14:textFill>
        </w:rPr>
        <w:t>VPN等</w:t>
      </w:r>
      <w:r>
        <w:rPr>
          <w:rFonts w:ascii="仿宋_GB2312" w:eastAsia="仿宋_GB2312"/>
          <w:color w:val="000000" w:themeColor="text1"/>
          <w:kern w:val="2"/>
          <w:sz w:val="32"/>
          <w:szCs w:val="32"/>
          <w:lang w:val="en-US"/>
          <w14:textFill>
            <w14:solidFill>
              <w14:schemeClr w14:val="tx1"/>
            </w14:solidFill>
          </w14:textFill>
        </w:rPr>
        <w:t>）、访问的服务、访问时间区间、协议、服务级别要求、安全机制、管理要求等。</w:t>
      </w:r>
    </w:p>
    <w:p w14:paraId="45A586D1">
      <w:pPr>
        <w:pStyle w:val="41"/>
        <w:widowControl w:val="0"/>
        <w:numPr>
          <w:ilvl w:val="0"/>
          <w:numId w:val="1"/>
        </w:numPr>
        <w:spacing w:before="100" w:beforeAutospacing="1" w:after="100" w:afterAutospacing="1" w:line="360" w:lineRule="auto"/>
        <w:ind w:left="1276" w:hanging="1276"/>
        <w:contextualSpacing w:val="0"/>
        <w:jc w:val="center"/>
        <w:textAlignment w:val="center"/>
        <w:outlineLvl w:val="0"/>
        <w:rPr>
          <w:rFonts w:ascii="黑体" w:hAnsi="黑体" w:eastAsia="黑体"/>
          <w:color w:val="000000" w:themeColor="text1"/>
          <w:kern w:val="2"/>
          <w:sz w:val="32"/>
          <w:szCs w:val="32"/>
          <w:lang w:val="en-US"/>
          <w14:textFill>
            <w14:solidFill>
              <w14:schemeClr w14:val="tx1"/>
            </w14:solidFill>
          </w14:textFill>
        </w:rPr>
      </w:pPr>
      <w:r>
        <w:rPr>
          <w:rFonts w:ascii="黑体" w:hAnsi="黑体" w:eastAsia="黑体"/>
          <w:color w:val="000000" w:themeColor="text1"/>
          <w:kern w:val="2"/>
          <w:sz w:val="32"/>
          <w:szCs w:val="32"/>
          <w:lang w:val="en-US"/>
          <w14:textFill>
            <w14:solidFill>
              <w14:schemeClr w14:val="tx1"/>
            </w14:solidFill>
          </w14:textFill>
        </w:rPr>
        <w:t>物理访问管理</w:t>
      </w:r>
    </w:p>
    <w:p w14:paraId="0FC70ECE">
      <w:pPr>
        <w:pStyle w:val="41"/>
        <w:widowControl w:val="0"/>
        <w:numPr>
          <w:ilvl w:val="0"/>
          <w:numId w:val="2"/>
        </w:numPr>
        <w:tabs>
          <w:tab w:val="left" w:pos="2461"/>
        </w:tabs>
        <w:spacing w:after="160" w:line="360" w:lineRule="auto"/>
        <w:ind w:left="0" w:firstLine="709"/>
        <w:jc w:val="both"/>
        <w:textAlignment w:val="center"/>
        <w:rPr>
          <w:rFonts w:ascii="仿宋_GB2312" w:eastAsia="仿宋_GB2312"/>
          <w:color w:val="000000" w:themeColor="text1"/>
          <w:kern w:val="2"/>
          <w:sz w:val="32"/>
          <w:szCs w:val="32"/>
          <w:lang w:val="en-US"/>
          <w14:textFill>
            <w14:solidFill>
              <w14:schemeClr w14:val="tx1"/>
            </w14:solidFill>
          </w14:textFill>
        </w:rPr>
      </w:pPr>
      <w:r>
        <w:rPr>
          <w:rFonts w:hint="eastAsia" w:ascii="仿宋_GB2312" w:eastAsia="仿宋_GB2312"/>
          <w:color w:val="000000" w:themeColor="text1"/>
          <w:kern w:val="2"/>
          <w:sz w:val="32"/>
          <w:szCs w:val="32"/>
          <w:lang w:val="en-US"/>
          <w14:textFill>
            <w14:solidFill>
              <w14:schemeClr w14:val="tx1"/>
            </w14:solidFill>
          </w14:textFill>
        </w:rPr>
        <w:t>物理区域访问的安全控制参照《</w:t>
      </w:r>
      <w:del w:id="31" w:author="Arabella" w:date="2025-01-06T15:51:54Z">
        <w:r>
          <w:rPr>
            <w:rFonts w:hint="eastAsia" w:ascii="仿宋_GB2312" w:eastAsia="仿宋_GB2312"/>
            <w:color w:val="000000" w:themeColor="text1"/>
            <w:kern w:val="2"/>
            <w:sz w:val="32"/>
            <w:szCs w:val="32"/>
            <w:lang w:val="en-US"/>
            <w14:textFill>
              <w14:solidFill>
                <w14:schemeClr w14:val="tx1"/>
              </w14:solidFill>
            </w14:textFill>
          </w:rPr>
          <w:delText>包商</w:delText>
        </w:r>
      </w:del>
      <w:ins w:id="32" w:author="Arabella" w:date="2025-01-06T15:51:54Z">
        <w:r>
          <w:rPr>
            <w:rFonts w:hint="eastAsia" w:ascii="仿宋_GB2312" w:eastAsia="仿宋_GB2312"/>
            <w:color w:val="000000" w:themeColor="text1"/>
            <w:kern w:val="2"/>
            <w:sz w:val="32"/>
            <w:szCs w:val="32"/>
            <w:lang w:val="en-US" w:eastAsia="zh-CN"/>
            <w14:textFill>
              <w14:solidFill>
                <w14:schemeClr w14:val="tx1"/>
              </w14:solidFill>
            </w14:textFill>
          </w:rPr>
          <w:t>xx</w:t>
        </w:r>
      </w:ins>
      <w:r>
        <w:rPr>
          <w:rFonts w:hint="eastAsia" w:ascii="仿宋_GB2312" w:eastAsia="仿宋_GB2312"/>
          <w:color w:val="000000" w:themeColor="text1"/>
          <w:kern w:val="2"/>
          <w:sz w:val="32"/>
          <w:szCs w:val="32"/>
          <w:lang w:val="en-US"/>
          <w14:textFill>
            <w14:solidFill>
              <w14:schemeClr w14:val="tx1"/>
            </w14:solidFill>
          </w14:textFill>
        </w:rPr>
        <w:t>银行物理环境安全管理办法》执行。</w:t>
      </w:r>
    </w:p>
    <w:p w14:paraId="4723B5BD">
      <w:pPr>
        <w:pStyle w:val="41"/>
        <w:widowControl w:val="0"/>
        <w:numPr>
          <w:ilvl w:val="0"/>
          <w:numId w:val="1"/>
        </w:numPr>
        <w:spacing w:before="100" w:beforeAutospacing="1" w:after="100" w:afterAutospacing="1" w:line="360" w:lineRule="auto"/>
        <w:ind w:left="1276" w:hanging="1276"/>
        <w:contextualSpacing w:val="0"/>
        <w:jc w:val="center"/>
        <w:textAlignment w:val="center"/>
        <w:outlineLvl w:val="0"/>
        <w:rPr>
          <w:rFonts w:ascii="黑体" w:hAnsi="黑体" w:eastAsia="黑体"/>
          <w:color w:val="000000" w:themeColor="text1"/>
          <w:kern w:val="2"/>
          <w:sz w:val="32"/>
          <w:szCs w:val="32"/>
          <w:lang w:val="en-US"/>
          <w14:textFill>
            <w14:solidFill>
              <w14:schemeClr w14:val="tx1"/>
            </w14:solidFill>
          </w14:textFill>
        </w:rPr>
      </w:pPr>
      <w:r>
        <w:rPr>
          <w:rFonts w:hint="eastAsia" w:ascii="黑体" w:hAnsi="黑体" w:eastAsia="黑体"/>
          <w:color w:val="000000" w:themeColor="text1"/>
          <w:kern w:val="2"/>
          <w:sz w:val="32"/>
          <w:szCs w:val="32"/>
          <w:lang w:val="en-US"/>
          <w14:textFill>
            <w14:solidFill>
              <w14:schemeClr w14:val="tx1"/>
            </w14:solidFill>
          </w14:textFill>
        </w:rPr>
        <w:t>外包人员访问管理</w:t>
      </w:r>
    </w:p>
    <w:p w14:paraId="589B10D7">
      <w:pPr>
        <w:pStyle w:val="41"/>
        <w:widowControl w:val="0"/>
        <w:numPr>
          <w:ilvl w:val="0"/>
          <w:numId w:val="2"/>
        </w:numPr>
        <w:tabs>
          <w:tab w:val="left" w:pos="2461"/>
        </w:tabs>
        <w:spacing w:after="160" w:line="360" w:lineRule="auto"/>
        <w:ind w:left="0" w:firstLine="709"/>
        <w:jc w:val="both"/>
        <w:textAlignment w:val="center"/>
        <w:rPr>
          <w:rFonts w:ascii="仿宋_GB2312" w:eastAsia="仿宋_GB2312"/>
          <w:color w:val="000000" w:themeColor="text1"/>
          <w:kern w:val="2"/>
          <w:sz w:val="32"/>
          <w:szCs w:val="32"/>
          <w:lang w:val="en-US"/>
          <w14:textFill>
            <w14:solidFill>
              <w14:schemeClr w14:val="tx1"/>
            </w14:solidFill>
          </w14:textFill>
        </w:rPr>
      </w:pPr>
      <w:r>
        <w:rPr>
          <w:rFonts w:hint="eastAsia" w:ascii="仿宋_GB2312" w:eastAsia="仿宋_GB2312"/>
          <w:color w:val="000000" w:themeColor="text1"/>
          <w:kern w:val="2"/>
          <w:sz w:val="32"/>
          <w:szCs w:val="32"/>
          <w:lang w:val="en-US"/>
          <w14:textFill>
            <w14:solidFill>
              <w14:schemeClr w14:val="tx1"/>
            </w14:solidFill>
          </w14:textFill>
        </w:rPr>
        <w:t>外包人员在我行工作期间，须严格遵守信息安全相关制度规范的要求，确保服务过程中的信息安全。</w:t>
      </w:r>
    </w:p>
    <w:p w14:paraId="681A9D70">
      <w:pPr>
        <w:pStyle w:val="41"/>
        <w:widowControl w:val="0"/>
        <w:numPr>
          <w:ilvl w:val="0"/>
          <w:numId w:val="2"/>
        </w:numPr>
        <w:tabs>
          <w:tab w:val="left" w:pos="2461"/>
        </w:tabs>
        <w:spacing w:after="160" w:line="360" w:lineRule="auto"/>
        <w:ind w:left="0" w:firstLine="709"/>
        <w:jc w:val="both"/>
        <w:textAlignment w:val="center"/>
        <w:rPr>
          <w:rFonts w:ascii="仿宋_GB2312" w:eastAsia="仿宋_GB2312"/>
          <w:color w:val="000000" w:themeColor="text1"/>
          <w:kern w:val="2"/>
          <w:sz w:val="32"/>
          <w:szCs w:val="32"/>
          <w:lang w:val="en-US"/>
          <w14:textFill>
            <w14:solidFill>
              <w14:schemeClr w14:val="tx1"/>
            </w14:solidFill>
          </w14:textFill>
        </w:rPr>
      </w:pPr>
      <w:r>
        <w:rPr>
          <w:rFonts w:hint="eastAsia" w:ascii="仿宋_GB2312" w:eastAsia="仿宋_GB2312"/>
          <w:color w:val="000000" w:themeColor="text1"/>
          <w:kern w:val="2"/>
          <w:sz w:val="32"/>
          <w:szCs w:val="32"/>
          <w:lang w:val="en-US"/>
          <w14:textFill>
            <w14:solidFill>
              <w14:schemeClr w14:val="tx1"/>
            </w14:solidFill>
          </w14:textFill>
        </w:rPr>
        <w:t>外包人员在使用网络时，须严格遵循网络使用的相关规范，禁止利用网络资源从事任何与工作无关或可能危害网络安全的活动。</w:t>
      </w:r>
    </w:p>
    <w:p w14:paraId="1A793C24">
      <w:pPr>
        <w:pStyle w:val="41"/>
        <w:widowControl w:val="0"/>
        <w:numPr>
          <w:ilvl w:val="0"/>
          <w:numId w:val="2"/>
        </w:numPr>
        <w:tabs>
          <w:tab w:val="left" w:pos="2461"/>
        </w:tabs>
        <w:spacing w:after="160" w:line="360" w:lineRule="auto"/>
        <w:ind w:left="0" w:firstLine="709"/>
        <w:jc w:val="both"/>
        <w:textAlignment w:val="center"/>
        <w:rPr>
          <w:rFonts w:ascii="仿宋_GB2312" w:eastAsia="仿宋_GB2312"/>
          <w:color w:val="000000" w:themeColor="text1"/>
          <w:kern w:val="2"/>
          <w:sz w:val="32"/>
          <w:szCs w:val="32"/>
          <w:lang w:val="en-US"/>
          <w14:textFill>
            <w14:solidFill>
              <w14:schemeClr w14:val="tx1"/>
            </w14:solidFill>
          </w14:textFill>
        </w:rPr>
      </w:pPr>
      <w:r>
        <w:rPr>
          <w:rFonts w:hint="eastAsia" w:ascii="仿宋_GB2312" w:eastAsia="仿宋_GB2312"/>
          <w:color w:val="000000" w:themeColor="text1"/>
          <w:kern w:val="2"/>
          <w:sz w:val="32"/>
          <w:szCs w:val="32"/>
          <w:lang w:val="en-US"/>
          <w14:textFill>
            <w14:solidFill>
              <w14:schemeClr w14:val="tx1"/>
            </w14:solidFill>
          </w14:textFill>
        </w:rPr>
        <w:t>外包人员使用自带终端设备接入网络时，须</w:t>
      </w:r>
      <w:r>
        <w:rPr>
          <w:rFonts w:ascii="仿宋_GB2312" w:eastAsia="仿宋_GB2312"/>
          <w:color w:val="000000" w:themeColor="text1"/>
          <w:kern w:val="2"/>
          <w:sz w:val="32"/>
          <w:szCs w:val="32"/>
          <w:lang w:val="en-US"/>
          <w14:textFill>
            <w14:solidFill>
              <w14:schemeClr w14:val="tx1"/>
            </w14:solidFill>
          </w14:textFill>
        </w:rPr>
        <w:t>经</w:t>
      </w:r>
      <w:r>
        <w:rPr>
          <w:rFonts w:hint="eastAsia" w:ascii="仿宋_GB2312" w:eastAsia="仿宋_GB2312"/>
          <w:color w:val="000000" w:themeColor="text1"/>
          <w:kern w:val="2"/>
          <w:sz w:val="32"/>
          <w:szCs w:val="32"/>
          <w:lang w:val="en-US"/>
          <w14:textFill>
            <w14:solidFill>
              <w14:schemeClr w14:val="tx1"/>
            </w14:solidFill>
          </w14:textFill>
        </w:rPr>
        <w:t>项目主管部门审批，由我行分配网络端口或IP地址。</w:t>
      </w:r>
    </w:p>
    <w:p w14:paraId="79F10E56">
      <w:pPr>
        <w:pStyle w:val="41"/>
        <w:widowControl w:val="0"/>
        <w:numPr>
          <w:ilvl w:val="0"/>
          <w:numId w:val="2"/>
        </w:numPr>
        <w:tabs>
          <w:tab w:val="left" w:pos="2461"/>
        </w:tabs>
        <w:spacing w:after="160" w:line="360" w:lineRule="auto"/>
        <w:ind w:left="0" w:firstLine="709"/>
        <w:jc w:val="both"/>
        <w:textAlignment w:val="center"/>
        <w:rPr>
          <w:rFonts w:ascii="仿宋_GB2312" w:eastAsia="仿宋_GB2312"/>
          <w:color w:val="000000" w:themeColor="text1"/>
          <w:kern w:val="2"/>
          <w:sz w:val="32"/>
          <w:szCs w:val="32"/>
          <w:lang w:val="en-US"/>
          <w14:textFill>
            <w14:solidFill>
              <w14:schemeClr w14:val="tx1"/>
            </w14:solidFill>
          </w14:textFill>
        </w:rPr>
      </w:pPr>
      <w:r>
        <w:rPr>
          <w:rFonts w:hint="eastAsia" w:ascii="仿宋_GB2312" w:eastAsia="仿宋_GB2312"/>
          <w:color w:val="000000" w:themeColor="text1"/>
          <w:kern w:val="2"/>
          <w:sz w:val="32"/>
          <w:szCs w:val="32"/>
          <w:lang w:val="en-US"/>
          <w14:textFill>
            <w14:solidFill>
              <w14:schemeClr w14:val="tx1"/>
            </w14:solidFill>
          </w14:textFill>
        </w:rPr>
        <w:t>外包人员在工作期间如需访问和使用我行计算机设备、网络和系统服务时，应严格遵循用户</w:t>
      </w:r>
      <w:del w:id="33" w:author="Etan Yueteng Zhou" w:date="2016-12-23T14:25:00Z">
        <w:r>
          <w:rPr>
            <w:rFonts w:hint="eastAsia" w:ascii="仿宋_GB2312" w:eastAsia="仿宋_GB2312"/>
            <w:color w:val="000000" w:themeColor="text1"/>
            <w:kern w:val="2"/>
            <w:sz w:val="32"/>
            <w:szCs w:val="32"/>
            <w:lang w:val="en-US"/>
            <w14:textFill>
              <w14:solidFill>
                <w14:schemeClr w14:val="tx1"/>
              </w14:solidFill>
            </w14:textFill>
          </w:rPr>
          <w:delText>帐户</w:delText>
        </w:r>
      </w:del>
      <w:ins w:id="34" w:author="Etan Yueteng Zhou" w:date="2016-12-23T14:25:00Z">
        <w:r>
          <w:rPr>
            <w:rFonts w:hint="eastAsia" w:ascii="仿宋_GB2312" w:eastAsia="仿宋_GB2312"/>
            <w:color w:val="000000" w:themeColor="text1"/>
            <w:kern w:val="2"/>
            <w:sz w:val="32"/>
            <w:szCs w:val="32"/>
            <w:lang w:val="en-US"/>
            <w14:textFill>
              <w14:solidFill>
                <w14:schemeClr w14:val="tx1"/>
              </w14:solidFill>
            </w14:textFill>
          </w:rPr>
          <w:t>账户</w:t>
        </w:r>
      </w:ins>
      <w:r>
        <w:rPr>
          <w:rFonts w:hint="eastAsia" w:ascii="仿宋_GB2312" w:eastAsia="仿宋_GB2312"/>
          <w:color w:val="000000" w:themeColor="text1"/>
          <w:kern w:val="2"/>
          <w:sz w:val="32"/>
          <w:szCs w:val="32"/>
          <w:lang w:val="en-US"/>
          <w14:textFill>
            <w14:solidFill>
              <w14:schemeClr w14:val="tx1"/>
            </w14:solidFill>
          </w14:textFill>
        </w:rPr>
        <w:t>和密码安全要求，妥善保管分配的用户I</w:t>
      </w:r>
      <w:r>
        <w:rPr>
          <w:rFonts w:ascii="仿宋_GB2312" w:eastAsia="仿宋_GB2312"/>
          <w:color w:val="000000" w:themeColor="text1"/>
          <w:kern w:val="2"/>
          <w:sz w:val="32"/>
          <w:szCs w:val="32"/>
          <w:lang w:val="en-US"/>
          <w14:textFill>
            <w14:solidFill>
              <w14:schemeClr w14:val="tx1"/>
            </w14:solidFill>
          </w14:textFill>
        </w:rPr>
        <w:t>D</w:t>
      </w:r>
      <w:r>
        <w:rPr>
          <w:rFonts w:hint="eastAsia" w:ascii="仿宋_GB2312" w:eastAsia="仿宋_GB2312"/>
          <w:color w:val="000000" w:themeColor="text1"/>
          <w:kern w:val="2"/>
          <w:sz w:val="32"/>
          <w:szCs w:val="32"/>
          <w:lang w:val="en-US"/>
          <w14:textFill>
            <w14:solidFill>
              <w14:schemeClr w14:val="tx1"/>
            </w14:solidFill>
          </w14:textFill>
        </w:rPr>
        <w:t>和密码，严格遵循密码策略进行密码设定和管理。</w:t>
      </w:r>
    </w:p>
    <w:p w14:paraId="45E8FA75">
      <w:pPr>
        <w:pStyle w:val="41"/>
        <w:widowControl w:val="0"/>
        <w:numPr>
          <w:ilvl w:val="0"/>
          <w:numId w:val="2"/>
        </w:numPr>
        <w:tabs>
          <w:tab w:val="left" w:pos="2461"/>
        </w:tabs>
        <w:spacing w:after="160" w:line="360" w:lineRule="auto"/>
        <w:ind w:left="0" w:firstLine="709"/>
        <w:jc w:val="both"/>
        <w:textAlignment w:val="center"/>
        <w:rPr>
          <w:rFonts w:ascii="仿宋_GB2312" w:eastAsia="仿宋_GB2312"/>
          <w:color w:val="000000" w:themeColor="text1"/>
          <w:kern w:val="2"/>
          <w:sz w:val="32"/>
          <w:szCs w:val="32"/>
          <w:lang w:val="en-US"/>
          <w14:textFill>
            <w14:solidFill>
              <w14:schemeClr w14:val="tx1"/>
            </w14:solidFill>
          </w14:textFill>
        </w:rPr>
      </w:pPr>
      <w:r>
        <w:rPr>
          <w:rFonts w:hint="eastAsia" w:ascii="仿宋_GB2312" w:eastAsia="仿宋_GB2312"/>
          <w:color w:val="000000" w:themeColor="text1"/>
          <w:kern w:val="2"/>
          <w:sz w:val="32"/>
          <w:szCs w:val="32"/>
          <w:lang w:val="en-US"/>
          <w14:textFill>
            <w14:solidFill>
              <w14:schemeClr w14:val="tx1"/>
            </w14:solidFill>
          </w14:textFill>
        </w:rPr>
        <w:t>外包人员在获取、访问、借阅含有敏感信息的文档时应严格遵循我行的规范要求；外包人员须经过正式的申请、审核、登记等流程方可进行访问；未经允许严禁私自拷贝、复印或以其他方式将敏感信息带离。</w:t>
      </w:r>
    </w:p>
    <w:p w14:paraId="1F9C06EB">
      <w:pPr>
        <w:pStyle w:val="41"/>
        <w:widowControl w:val="0"/>
        <w:numPr>
          <w:ilvl w:val="0"/>
          <w:numId w:val="2"/>
        </w:numPr>
        <w:tabs>
          <w:tab w:val="left" w:pos="2461"/>
        </w:tabs>
        <w:spacing w:after="160" w:line="360" w:lineRule="auto"/>
        <w:ind w:left="0" w:firstLine="709"/>
        <w:jc w:val="both"/>
        <w:textAlignment w:val="center"/>
        <w:rPr>
          <w:rFonts w:ascii="仿宋_GB2312" w:eastAsia="仿宋_GB2312"/>
          <w:color w:val="000000" w:themeColor="text1"/>
          <w:kern w:val="2"/>
          <w:sz w:val="32"/>
          <w:szCs w:val="32"/>
          <w:lang w:val="en-US"/>
          <w14:textFill>
            <w14:solidFill>
              <w14:schemeClr w14:val="tx1"/>
            </w14:solidFill>
          </w14:textFill>
        </w:rPr>
      </w:pPr>
      <w:r>
        <w:rPr>
          <w:rFonts w:hint="eastAsia" w:ascii="仿宋_GB2312" w:eastAsia="仿宋_GB2312"/>
          <w:color w:val="000000" w:themeColor="text1"/>
          <w:kern w:val="2"/>
          <w:sz w:val="32"/>
          <w:szCs w:val="32"/>
          <w:lang w:val="en-US"/>
          <w14:textFill>
            <w14:solidFill>
              <w14:schemeClr w14:val="tx1"/>
            </w14:solidFill>
          </w14:textFill>
        </w:rPr>
        <w:t>外包人员在驻场工作期间，应严格遵循所在物理安全区域的环境控制要求。</w:t>
      </w:r>
    </w:p>
    <w:p w14:paraId="02A9B66C">
      <w:pPr>
        <w:pStyle w:val="41"/>
        <w:widowControl w:val="0"/>
        <w:numPr>
          <w:ilvl w:val="0"/>
          <w:numId w:val="1"/>
        </w:numPr>
        <w:spacing w:before="100" w:beforeAutospacing="1" w:after="100" w:afterAutospacing="1" w:line="360" w:lineRule="auto"/>
        <w:ind w:left="1276" w:hanging="1276"/>
        <w:contextualSpacing w:val="0"/>
        <w:jc w:val="center"/>
        <w:textAlignment w:val="center"/>
        <w:outlineLvl w:val="0"/>
        <w:rPr>
          <w:rFonts w:ascii="黑体" w:hAnsi="黑体" w:eastAsia="黑体"/>
          <w:color w:val="000000" w:themeColor="text1"/>
          <w:kern w:val="2"/>
          <w:sz w:val="32"/>
          <w:szCs w:val="32"/>
          <w:lang w:val="en-US"/>
          <w14:textFill>
            <w14:solidFill>
              <w14:schemeClr w14:val="tx1"/>
            </w14:solidFill>
          </w14:textFill>
        </w:rPr>
      </w:pPr>
      <w:bookmarkStart w:id="0" w:name="_Toc150342693"/>
      <w:bookmarkStart w:id="1" w:name="_Toc150155473"/>
      <w:bookmarkStart w:id="2" w:name="_Toc150342280"/>
      <w:bookmarkStart w:id="3" w:name="_Toc188255914"/>
      <w:bookmarkStart w:id="4" w:name="_Toc107762673"/>
      <w:bookmarkStart w:id="5" w:name="_Toc150342473"/>
      <w:bookmarkStart w:id="6" w:name="_Toc150342206"/>
      <w:r>
        <w:rPr>
          <w:rFonts w:hint="eastAsia" w:ascii="黑体" w:hAnsi="黑体" w:eastAsia="黑体"/>
          <w:color w:val="000000" w:themeColor="text1"/>
          <w:kern w:val="2"/>
          <w:sz w:val="32"/>
          <w:szCs w:val="32"/>
          <w:lang w:val="en-US"/>
          <w14:textFill>
            <w14:solidFill>
              <w14:schemeClr w14:val="tx1"/>
            </w14:solidFill>
          </w14:textFill>
        </w:rPr>
        <w:t>附</w:t>
      </w:r>
      <w:ins w:id="35" w:author="Etan Yueteng Zhou" w:date="2016-12-23T14:26:00Z">
        <w:r>
          <w:rPr>
            <w:rFonts w:hint="eastAsia" w:ascii="黑体" w:hAnsi="黑体" w:eastAsia="黑体"/>
            <w:color w:val="000000" w:themeColor="text1"/>
            <w:kern w:val="2"/>
            <w:sz w:val="32"/>
            <w:szCs w:val="32"/>
            <w:lang w:val="en-US"/>
            <w14:textFill>
              <w14:solidFill>
                <w14:schemeClr w14:val="tx1"/>
              </w14:solidFill>
            </w14:textFill>
          </w:rPr>
          <w:t xml:space="preserve"> </w:t>
        </w:r>
      </w:ins>
      <w:r>
        <w:rPr>
          <w:rFonts w:hint="eastAsia" w:ascii="黑体" w:hAnsi="黑体" w:eastAsia="黑体"/>
          <w:color w:val="000000" w:themeColor="text1"/>
          <w:kern w:val="2"/>
          <w:sz w:val="32"/>
          <w:szCs w:val="32"/>
          <w:lang w:val="en-US"/>
          <w14:textFill>
            <w14:solidFill>
              <w14:schemeClr w14:val="tx1"/>
            </w14:solidFill>
          </w14:textFill>
        </w:rPr>
        <w:t>则</w:t>
      </w:r>
      <w:bookmarkEnd w:id="0"/>
      <w:bookmarkEnd w:id="1"/>
      <w:bookmarkEnd w:id="2"/>
      <w:bookmarkEnd w:id="3"/>
      <w:bookmarkEnd w:id="4"/>
      <w:bookmarkEnd w:id="5"/>
      <w:bookmarkEnd w:id="6"/>
    </w:p>
    <w:p w14:paraId="51C078A4">
      <w:pPr>
        <w:pStyle w:val="41"/>
        <w:widowControl w:val="0"/>
        <w:numPr>
          <w:ilvl w:val="0"/>
          <w:numId w:val="2"/>
        </w:numPr>
        <w:tabs>
          <w:tab w:val="left" w:pos="2461"/>
        </w:tabs>
        <w:spacing w:after="160" w:line="360" w:lineRule="auto"/>
        <w:ind w:left="0" w:firstLine="709"/>
        <w:jc w:val="both"/>
        <w:textAlignment w:val="center"/>
        <w:rPr>
          <w:rFonts w:ascii="仿宋_GB2312" w:eastAsia="仿宋_GB2312"/>
          <w:color w:val="000000" w:themeColor="text1"/>
          <w:kern w:val="2"/>
          <w:sz w:val="32"/>
          <w:szCs w:val="32"/>
          <w:lang w:val="en-US"/>
          <w14:textFill>
            <w14:solidFill>
              <w14:schemeClr w14:val="tx1"/>
            </w14:solidFill>
          </w14:textFill>
        </w:rPr>
      </w:pPr>
      <w:r>
        <w:rPr>
          <w:rFonts w:ascii="仿宋_GB2312" w:eastAsia="仿宋_GB2312"/>
          <w:color w:val="000000" w:themeColor="text1"/>
          <w:kern w:val="2"/>
          <w:sz w:val="32"/>
          <w:szCs w:val="32"/>
          <w:lang w:val="en-US"/>
          <w14:textFill>
            <w14:solidFill>
              <w14:schemeClr w14:val="tx1"/>
            </w14:solidFill>
          </w14:textFill>
        </w:rPr>
        <w:t>本管理办法要求的相应文档记录均需要留存并统一归档。</w:t>
      </w:r>
    </w:p>
    <w:p w14:paraId="5F95EFAC">
      <w:pPr>
        <w:pStyle w:val="41"/>
        <w:widowControl w:val="0"/>
        <w:numPr>
          <w:ilvl w:val="0"/>
          <w:numId w:val="2"/>
        </w:numPr>
        <w:tabs>
          <w:tab w:val="left" w:pos="2461"/>
        </w:tabs>
        <w:spacing w:after="160" w:line="360" w:lineRule="auto"/>
        <w:ind w:left="0" w:firstLine="709"/>
        <w:jc w:val="both"/>
        <w:textAlignment w:val="center"/>
        <w:rPr>
          <w:rFonts w:ascii="仿宋_GB2312" w:eastAsia="仿宋_GB2312"/>
          <w:color w:val="000000" w:themeColor="text1"/>
          <w:kern w:val="2"/>
          <w:sz w:val="32"/>
          <w:szCs w:val="32"/>
          <w:lang w:val="en-US"/>
          <w14:textFill>
            <w14:solidFill>
              <w14:schemeClr w14:val="tx1"/>
            </w14:solidFill>
          </w14:textFill>
        </w:rPr>
      </w:pPr>
      <w:r>
        <w:rPr>
          <w:rFonts w:hint="eastAsia" w:ascii="仿宋_GB2312" w:eastAsia="仿宋_GB2312"/>
          <w:color w:val="000000" w:themeColor="text1"/>
          <w:kern w:val="2"/>
          <w:sz w:val="32"/>
          <w:szCs w:val="32"/>
          <w:lang w:val="en-US"/>
          <w14:textFill>
            <w14:solidFill>
              <w14:schemeClr w14:val="tx1"/>
            </w14:solidFill>
          </w14:textFill>
        </w:rPr>
        <w:t>本办法由总行信息科技部负责制定、解释和修改。</w:t>
      </w:r>
    </w:p>
    <w:p w14:paraId="6A320288">
      <w:pPr>
        <w:pStyle w:val="41"/>
        <w:widowControl w:val="0"/>
        <w:numPr>
          <w:ilvl w:val="0"/>
          <w:numId w:val="2"/>
        </w:numPr>
        <w:tabs>
          <w:tab w:val="left" w:pos="2461"/>
        </w:tabs>
        <w:spacing w:after="160" w:line="360" w:lineRule="auto"/>
        <w:ind w:left="0" w:firstLine="709"/>
        <w:jc w:val="both"/>
        <w:textAlignment w:val="center"/>
        <w:rPr>
          <w:rFonts w:ascii="仿宋_GB2312" w:eastAsia="仿宋_GB2312"/>
          <w:color w:val="000000" w:themeColor="text1"/>
          <w:kern w:val="2"/>
          <w:sz w:val="32"/>
          <w:szCs w:val="32"/>
          <w:lang w:val="en-US"/>
          <w14:textFill>
            <w14:solidFill>
              <w14:schemeClr w14:val="tx1"/>
            </w14:solidFill>
          </w14:textFill>
        </w:rPr>
      </w:pPr>
      <w:r>
        <w:rPr>
          <w:rFonts w:hint="eastAsia" w:ascii="仿宋_GB2312" w:eastAsia="仿宋_GB2312"/>
          <w:color w:val="000000" w:themeColor="text1"/>
          <w:kern w:val="2"/>
          <w:sz w:val="32"/>
          <w:szCs w:val="32"/>
          <w:lang w:val="en-US"/>
          <w14:textFill>
            <w14:solidFill>
              <w14:schemeClr w14:val="tx1"/>
            </w14:solidFill>
          </w14:textFill>
        </w:rPr>
        <w:t>本办法自印发之日起执行。</w:t>
      </w:r>
    </w:p>
    <w:p w14:paraId="617B9FF3">
      <w:pPr>
        <w:widowControl w:val="0"/>
        <w:tabs>
          <w:tab w:val="left" w:pos="0"/>
        </w:tabs>
        <w:spacing w:before="100" w:beforeAutospacing="1" w:after="100" w:afterAutospacing="1"/>
        <w:textAlignment w:val="center"/>
        <w:outlineLvl w:val="0"/>
        <w:rPr>
          <w:rFonts w:ascii="黑体" w:hAnsi="黑体" w:eastAsia="黑体"/>
          <w:color w:val="000000" w:themeColor="text1"/>
          <w:kern w:val="2"/>
          <w:sz w:val="32"/>
          <w:szCs w:val="32"/>
          <w:lang w:val="en-US"/>
          <w14:textFill>
            <w14:solidFill>
              <w14:schemeClr w14:val="tx1"/>
            </w14:solidFill>
          </w14:textFill>
        </w:rPr>
      </w:pPr>
      <w:r>
        <w:rPr>
          <w:rFonts w:hint="eastAsia" w:ascii="黑体" w:hAnsi="黑体" w:eastAsia="黑体"/>
          <w:color w:val="000000" w:themeColor="text1"/>
          <w:kern w:val="2"/>
          <w:sz w:val="32"/>
          <w:szCs w:val="32"/>
          <w:lang w:val="en-US"/>
          <w14:textFill>
            <w14:solidFill>
              <w14:schemeClr w14:val="tx1"/>
            </w14:solidFill>
          </w14:textFill>
        </w:rPr>
        <w:t>附件：</w:t>
      </w:r>
    </w:p>
    <w:p w14:paraId="372C19D3">
      <w:pPr>
        <w:pStyle w:val="42"/>
        <w:numPr>
          <w:ilvl w:val="0"/>
          <w:numId w:val="11"/>
        </w:numPr>
        <w:spacing w:line="312" w:lineRule="auto"/>
        <w:ind w:firstLineChars="0"/>
        <w:textAlignment w:val="center"/>
        <w:rPr>
          <w:rFonts w:ascii="仿宋_GB2312" w:eastAsia="仿宋_GB2312"/>
          <w:color w:val="000000" w:themeColor="text1"/>
          <w:sz w:val="32"/>
          <w:szCs w:val="32"/>
          <w14:textFill>
            <w14:solidFill>
              <w14:schemeClr w14:val="tx1"/>
            </w14:solidFill>
          </w14:textFill>
        </w:rPr>
      </w:pPr>
      <w:r>
        <w:rPr>
          <w:rFonts w:hint="eastAsia" w:ascii="仿宋_GB2312" w:eastAsia="仿宋_GB2312"/>
          <w:color w:val="000000" w:themeColor="text1"/>
          <w:sz w:val="32"/>
          <w:szCs w:val="32"/>
          <w14:textFill>
            <w14:solidFill>
              <w14:schemeClr w14:val="tx1"/>
            </w14:solidFill>
          </w14:textFill>
        </w:rPr>
        <w:t>《访问权限复查表》</w:t>
      </w:r>
    </w:p>
    <w:sectPr>
      <w:headerReference r:id="rId5" w:type="first"/>
      <w:footerReference r:id="rId6" w:type="first"/>
      <w:headerReference r:id="rId4" w:type="default"/>
      <w:pgSz w:w="11906" w:h="16838"/>
      <w:pgMar w:top="1440" w:right="1440" w:bottom="1440" w:left="1440" w:header="720" w:footer="720"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auto"/>
    <w:pitch w:val="default"/>
    <w:sig w:usb0="E0000AFF" w:usb1="00007843" w:usb2="00000001" w:usb3="00000000" w:csb0="400001BF" w:csb1="DFF70000"/>
  </w:font>
  <w:font w:name="黑体">
    <w:altName w:val="汉仪中黑KW"/>
    <w:panose1 w:val="00000000000000000000"/>
    <w:charset w:val="86"/>
    <w:family w:val="auto"/>
    <w:pitch w:val="default"/>
    <w:sig w:usb0="00000000" w:usb1="00000000" w:usb2="00000000" w:usb3="00000000" w:csb0="00000000" w:csb1="00000000"/>
  </w:font>
  <w:font w:name="Microsoft YaHei UI">
    <w:altName w:val="苹方-简"/>
    <w:panose1 w:val="020B0503020204020204"/>
    <w:charset w:val="86"/>
    <w:family w:val="swiss"/>
    <w:pitch w:val="default"/>
    <w:sig w:usb0="00000000" w:usb1="00000000" w:usb2="00000016" w:usb3="00000000" w:csb0="0004001F" w:csb1="00000000"/>
  </w:font>
  <w:font w:name="方正小标宋简体">
    <w:altName w:val="汉仪书宋二KW"/>
    <w:panose1 w:val="00000000000000000000"/>
    <w:charset w:val="86"/>
    <w:family w:val="auto"/>
    <w:pitch w:val="default"/>
    <w:sig w:usb0="00000000" w:usb1="00000000" w:usb2="00000010" w:usb3="00000000" w:csb0="00040000" w:csb1="00000000"/>
  </w:font>
  <w:font w:name="仿宋_GB2312">
    <w:altName w:val="方正仿宋_GBK"/>
    <w:panose1 w:val="00000000000000000000"/>
    <w:charset w:val="86"/>
    <w:family w:val="modern"/>
    <w:pitch w:val="default"/>
    <w:sig w:usb0="00000000" w:usb1="00000000" w:usb2="00000010" w:usb3="00000000" w:csb0="00040000" w:csb1="00000000"/>
  </w:font>
  <w:font w:name="华文细黑">
    <w:altName w:val="黑体-简"/>
    <w:panose1 w:val="02010600040101010101"/>
    <w:charset w:val="86"/>
    <w:family w:val="auto"/>
    <w:pitch w:val="default"/>
    <w:sig w:usb0="00000000" w:usb1="00000000" w:usb2="00000010" w:usb3="00000000" w:csb0="0004009F" w:csb1="00000000"/>
  </w:font>
  <w:font w:name="仿宋">
    <w:altName w:val="方正仿宋_GBK"/>
    <w:panose1 w:val="02010609060101010101"/>
    <w:charset w:val="86"/>
    <w:family w:val="modern"/>
    <w:pitch w:val="default"/>
    <w:sig w:usb0="00000000" w:usb1="00000000" w:usb2="00000016" w:usb3="00000000" w:csb0="00040001" w:csb1="00000000"/>
  </w:font>
  <w:font w:name="黑体">
    <w:altName w:val="汉仪中黑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98"/>
      <w:gridCol w:w="1276"/>
      <w:gridCol w:w="1276"/>
      <w:gridCol w:w="1366"/>
    </w:tblGrid>
    <w:tr w14:paraId="26C811B2">
      <w:tc>
        <w:tcPr>
          <w:tcW w:w="5098" w:type="dxa"/>
        </w:tcPr>
        <w:p w14:paraId="7B83FD1E">
          <w:pPr>
            <w:pStyle w:val="15"/>
            <w:tabs>
              <w:tab w:val="right" w:pos="4882"/>
              <w:tab w:val="clear" w:pos="4320"/>
              <w:tab w:val="clear" w:pos="8640"/>
            </w:tabs>
            <w:rPr>
              <w:rFonts w:ascii="仿宋" w:hAnsi="仿宋" w:eastAsia="仿宋"/>
              <w:b/>
            </w:rPr>
          </w:pPr>
          <w:r>
            <w:rPr>
              <w:rFonts w:ascii="仿宋" w:hAnsi="仿宋" w:eastAsia="仿宋"/>
              <w:b/>
            </w:rPr>
            <w:t>最新修订内容</w:t>
          </w:r>
          <w:r>
            <w:rPr>
              <w:rFonts w:ascii="仿宋" w:hAnsi="仿宋" w:eastAsia="仿宋"/>
              <w:b/>
            </w:rPr>
            <w:tab/>
          </w:r>
        </w:p>
      </w:tc>
      <w:tc>
        <w:tcPr>
          <w:tcW w:w="1276" w:type="dxa"/>
        </w:tcPr>
        <w:p w14:paraId="248A8AAD">
          <w:pPr>
            <w:pStyle w:val="15"/>
            <w:rPr>
              <w:rFonts w:ascii="仿宋" w:hAnsi="仿宋" w:eastAsia="仿宋"/>
              <w:b/>
            </w:rPr>
          </w:pPr>
          <w:r>
            <w:rPr>
              <w:rFonts w:ascii="仿宋" w:hAnsi="仿宋" w:eastAsia="仿宋"/>
              <w:b/>
            </w:rPr>
            <w:t>修订</w:t>
          </w:r>
          <w:r>
            <w:rPr>
              <w:rFonts w:hint="eastAsia" w:ascii="仿宋" w:hAnsi="仿宋" w:eastAsia="仿宋"/>
              <w:b/>
            </w:rPr>
            <w:t>日期</w:t>
          </w:r>
        </w:p>
      </w:tc>
      <w:tc>
        <w:tcPr>
          <w:tcW w:w="1276" w:type="dxa"/>
        </w:tcPr>
        <w:p w14:paraId="0186D6A9">
          <w:pPr>
            <w:pStyle w:val="15"/>
            <w:rPr>
              <w:rFonts w:ascii="仿宋" w:hAnsi="仿宋" w:eastAsia="仿宋"/>
              <w:b/>
            </w:rPr>
          </w:pPr>
          <w:r>
            <w:rPr>
              <w:rFonts w:ascii="仿宋" w:hAnsi="仿宋" w:eastAsia="仿宋"/>
              <w:b/>
            </w:rPr>
            <w:t>修订人</w:t>
          </w:r>
        </w:p>
      </w:tc>
      <w:tc>
        <w:tcPr>
          <w:tcW w:w="1366" w:type="dxa"/>
        </w:tcPr>
        <w:p w14:paraId="298AC70A">
          <w:pPr>
            <w:pStyle w:val="15"/>
            <w:rPr>
              <w:rFonts w:ascii="仿宋" w:hAnsi="仿宋" w:eastAsia="仿宋"/>
              <w:b/>
            </w:rPr>
          </w:pPr>
          <w:r>
            <w:rPr>
              <w:rFonts w:ascii="仿宋" w:hAnsi="仿宋" w:eastAsia="仿宋"/>
              <w:b/>
            </w:rPr>
            <w:t>审核人</w:t>
          </w:r>
        </w:p>
      </w:tc>
    </w:tr>
    <w:tr w14:paraId="69521141">
      <w:tc>
        <w:tcPr>
          <w:tcW w:w="5098" w:type="dxa"/>
        </w:tcPr>
        <w:p w14:paraId="12F163AF">
          <w:pPr>
            <w:pStyle w:val="15"/>
            <w:rPr>
              <w:rFonts w:ascii="仿宋" w:hAnsi="仿宋" w:eastAsia="仿宋"/>
              <w:b/>
            </w:rPr>
          </w:pPr>
        </w:p>
      </w:tc>
      <w:tc>
        <w:tcPr>
          <w:tcW w:w="1276" w:type="dxa"/>
        </w:tcPr>
        <w:p w14:paraId="7A8704E5">
          <w:pPr>
            <w:pStyle w:val="15"/>
            <w:rPr>
              <w:rFonts w:ascii="仿宋" w:hAnsi="仿宋" w:eastAsia="仿宋"/>
              <w:b/>
            </w:rPr>
          </w:pPr>
        </w:p>
      </w:tc>
      <w:tc>
        <w:tcPr>
          <w:tcW w:w="1276" w:type="dxa"/>
        </w:tcPr>
        <w:p w14:paraId="1A09FD2D">
          <w:pPr>
            <w:pStyle w:val="15"/>
            <w:rPr>
              <w:rFonts w:ascii="仿宋" w:hAnsi="仿宋" w:eastAsia="仿宋"/>
              <w:b/>
            </w:rPr>
          </w:pPr>
        </w:p>
      </w:tc>
      <w:tc>
        <w:tcPr>
          <w:tcW w:w="1366" w:type="dxa"/>
        </w:tcPr>
        <w:p w14:paraId="76E7CC5D">
          <w:pPr>
            <w:pStyle w:val="15"/>
            <w:rPr>
              <w:rFonts w:ascii="仿宋" w:hAnsi="仿宋" w:eastAsia="仿宋"/>
              <w:b/>
            </w:rPr>
          </w:pPr>
        </w:p>
      </w:tc>
    </w:tr>
  </w:tbl>
  <w:p w14:paraId="74C0A0C1">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1"/>
      <w:tblW w:w="3981" w:type="pct"/>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0"/>
      <w:gridCol w:w="2708"/>
    </w:tblGrid>
    <w:tr w14:paraId="7FB346A8">
      <w:trPr>
        <w:jc w:val="right"/>
      </w:trPr>
      <w:tc>
        <w:tcPr>
          <w:tcW w:w="3160" w:type="pct"/>
        </w:tcPr>
        <w:p w14:paraId="1C679285">
          <w:pPr>
            <w:pStyle w:val="16"/>
            <w:rPr>
              <w:rFonts w:ascii="仿宋" w:hAnsi="仿宋" w:eastAsia="仿宋"/>
              <w:b/>
            </w:rPr>
          </w:pPr>
          <w:r>
            <w:rPr>
              <w:rFonts w:ascii="仿宋" w:hAnsi="仿宋" w:eastAsia="仿宋"/>
              <w:b/>
            </w:rPr>
            <w:t>内部公开、限制修改</w:t>
          </w:r>
          <w:r>
            <w:rPr>
              <w:rFonts w:hint="eastAsia" w:ascii="仿宋" w:hAnsi="仿宋" w:eastAsia="仿宋"/>
              <w:b/>
            </w:rPr>
            <w:t xml:space="preserve"> </w:t>
          </w:r>
          <w:r>
            <w:rPr>
              <w:rFonts w:ascii="Calibri" w:hAnsi="Calibri" w:eastAsia="仿宋" w:cs="Calibri"/>
              <w:b/>
            </w:rPr>
            <w:t>©</w:t>
          </w:r>
          <w:r>
            <w:rPr>
              <w:rFonts w:ascii="仿宋" w:hAnsi="仿宋" w:eastAsia="仿宋"/>
              <w:b/>
            </w:rPr>
            <w:t xml:space="preserve"> </w:t>
          </w:r>
          <w:del w:id="0" w:author="Arabella" w:date="2025-01-06T15:51:54Z">
            <w:r>
              <w:rPr>
                <w:rFonts w:ascii="仿宋" w:hAnsi="仿宋" w:eastAsia="仿宋"/>
                <w:b/>
              </w:rPr>
              <w:delText>包商</w:delText>
            </w:r>
          </w:del>
          <w:ins w:id="1" w:author="Arabella" w:date="2025-01-06T15:51:54Z">
            <w:r>
              <w:rPr>
                <w:rFonts w:hint="eastAsia" w:ascii="仿宋" w:hAnsi="仿宋" w:eastAsia="仿宋"/>
                <w:b/>
                <w:lang w:eastAsia="zh-CN"/>
              </w:rPr>
              <w:t>xx</w:t>
            </w:r>
          </w:ins>
          <w:r>
            <w:rPr>
              <w:rFonts w:ascii="仿宋" w:hAnsi="仿宋" w:eastAsia="仿宋"/>
              <w:b/>
            </w:rPr>
            <w:t>银行股份有限公司</w:t>
          </w:r>
        </w:p>
      </w:tc>
      <w:tc>
        <w:tcPr>
          <w:tcW w:w="1840" w:type="pct"/>
        </w:tcPr>
        <w:p w14:paraId="189771FE">
          <w:pPr>
            <w:pStyle w:val="16"/>
            <w:rPr>
              <w:rFonts w:ascii="仿宋" w:hAnsi="仿宋" w:eastAsia="仿宋"/>
              <w:b/>
            </w:rPr>
          </w:pPr>
          <w:r>
            <w:rPr>
              <w:rFonts w:ascii="仿宋" w:hAnsi="仿宋" w:eastAsia="仿宋"/>
              <w:b/>
            </w:rPr>
            <w:t>文档编号：</w:t>
          </w:r>
        </w:p>
      </w:tc>
    </w:tr>
    <w:tr w14:paraId="2AC2BAE1">
      <w:trPr>
        <w:jc w:val="right"/>
      </w:trPr>
      <w:tc>
        <w:tcPr>
          <w:tcW w:w="3160" w:type="pct"/>
        </w:tcPr>
        <w:p w14:paraId="6382835E">
          <w:pPr>
            <w:pStyle w:val="16"/>
            <w:rPr>
              <w:rFonts w:ascii="仿宋" w:hAnsi="仿宋" w:eastAsia="仿宋"/>
              <w:b/>
            </w:rPr>
          </w:pPr>
          <w:del w:id="2" w:author="Arabella" w:date="2025-01-06T15:51:54Z">
            <w:r>
              <w:rPr>
                <w:rFonts w:ascii="仿宋" w:hAnsi="仿宋" w:eastAsia="仿宋"/>
                <w:b/>
              </w:rPr>
              <w:delText>包商</w:delText>
            </w:r>
          </w:del>
          <w:ins w:id="3" w:author="Arabella" w:date="2025-01-06T15:51:54Z">
            <w:r>
              <w:rPr>
                <w:rFonts w:hint="eastAsia" w:ascii="仿宋" w:hAnsi="仿宋" w:eastAsia="仿宋"/>
                <w:b/>
                <w:lang w:eastAsia="zh-CN"/>
              </w:rPr>
              <w:t>xx</w:t>
            </w:r>
          </w:ins>
          <w:r>
            <w:rPr>
              <w:rFonts w:ascii="仿宋" w:hAnsi="仿宋" w:eastAsia="仿宋"/>
              <w:b/>
            </w:rPr>
            <w:t>银行信息系统访问控制管理办法</w:t>
          </w:r>
        </w:p>
      </w:tc>
      <w:tc>
        <w:tcPr>
          <w:tcW w:w="1840" w:type="pct"/>
        </w:tcPr>
        <w:p w14:paraId="1C79AE8B">
          <w:pPr>
            <w:pStyle w:val="16"/>
            <w:rPr>
              <w:rFonts w:ascii="仿宋" w:hAnsi="仿宋" w:eastAsia="仿宋"/>
              <w:b/>
            </w:rPr>
          </w:pPr>
          <w:r>
            <w:rPr>
              <w:rFonts w:ascii="仿宋" w:hAnsi="仿宋" w:eastAsia="仿宋"/>
              <w:b/>
            </w:rPr>
            <w:t>版本编号：</w:t>
          </w:r>
          <w:r>
            <w:rPr>
              <w:rFonts w:hint="eastAsia" w:ascii="仿宋" w:hAnsi="仿宋" w:eastAsia="仿宋"/>
              <w:b/>
            </w:rPr>
            <w:t>V1.0</w:t>
          </w:r>
          <w:r>
            <w:rPr>
              <w:rFonts w:ascii="仿宋" w:hAnsi="仿宋" w:eastAsia="仿宋"/>
              <w:b/>
            </w:rPr>
            <w:t xml:space="preserve">     </w:t>
          </w:r>
        </w:p>
      </w:tc>
    </w:tr>
  </w:tbl>
  <w:p w14:paraId="76001864">
    <w:pPr>
      <w:pStyle w:val="16"/>
    </w:pPr>
    <w:del w:id="4" w:author="Arabella" w:date="2025-01-06T15:52:11Z">
      <w:r>
        <w:rPr>
          <w:lang w:val="en-US"/>
        </w:rPr>
        <w:drawing>
          <wp:anchor distT="0" distB="0" distL="114300" distR="114300" simplePos="0" relativeHeight="251659264" behindDoc="0" locked="0" layoutInCell="1" allowOverlap="1">
            <wp:simplePos x="0" y="0"/>
            <wp:positionH relativeFrom="margin">
              <wp:posOffset>-150495</wp:posOffset>
            </wp:positionH>
            <wp:positionV relativeFrom="paragraph">
              <wp:posOffset>-357505</wp:posOffset>
            </wp:positionV>
            <wp:extent cx="1267460" cy="349885"/>
            <wp:effectExtent l="0" t="0" r="889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67460" cy="349885"/>
                    </a:xfrm>
                    <a:prstGeom prst="rect">
                      <a:avLst/>
                    </a:prstGeom>
                  </pic:spPr>
                </pic:pic>
              </a:graphicData>
            </a:graphic>
          </wp:anchor>
        </w:drawing>
      </w:r>
    </w:del>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1"/>
      <w:tblW w:w="3981" w:type="pct"/>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0"/>
      <w:gridCol w:w="2708"/>
    </w:tblGrid>
    <w:tr w14:paraId="69BF4255">
      <w:trPr>
        <w:jc w:val="right"/>
      </w:trPr>
      <w:tc>
        <w:tcPr>
          <w:tcW w:w="3160" w:type="pct"/>
        </w:tcPr>
        <w:p w14:paraId="33649AAF">
          <w:pPr>
            <w:pStyle w:val="16"/>
            <w:rPr>
              <w:rFonts w:ascii="仿宋" w:hAnsi="仿宋" w:eastAsia="仿宋"/>
              <w:b/>
            </w:rPr>
          </w:pPr>
          <w:r>
            <w:rPr>
              <w:rFonts w:ascii="仿宋" w:hAnsi="仿宋" w:eastAsia="仿宋"/>
              <w:b/>
            </w:rPr>
            <w:t>内部公开、限制修改</w:t>
          </w:r>
          <w:r>
            <w:rPr>
              <w:rFonts w:hint="eastAsia" w:ascii="仿宋" w:hAnsi="仿宋" w:eastAsia="仿宋"/>
              <w:b/>
            </w:rPr>
            <w:t xml:space="preserve"> </w:t>
          </w:r>
          <w:r>
            <w:rPr>
              <w:rFonts w:ascii="Calibri" w:hAnsi="Calibri" w:eastAsia="仿宋" w:cs="Calibri"/>
              <w:b/>
            </w:rPr>
            <w:t>©</w:t>
          </w:r>
          <w:r>
            <w:rPr>
              <w:rFonts w:ascii="仿宋" w:hAnsi="仿宋" w:eastAsia="仿宋"/>
              <w:b/>
            </w:rPr>
            <w:t xml:space="preserve"> </w:t>
          </w:r>
          <w:del w:id="6" w:author="Arabella" w:date="2025-02-13T14:07:18Z">
            <w:r>
              <w:rPr>
                <w:rFonts w:ascii="仿宋" w:hAnsi="仿宋" w:eastAsia="仿宋"/>
                <w:b/>
              </w:rPr>
              <w:delText>包商</w:delText>
            </w:r>
          </w:del>
          <w:ins w:id="7" w:author="Arabella" w:date="2025-02-13T14:07:18Z">
            <w:r>
              <w:rPr>
                <w:rFonts w:ascii="仿宋" w:hAnsi="仿宋" w:eastAsia="仿宋"/>
                <w:b/>
                <w:lang w:val="en-US"/>
              </w:rPr>
              <w:t>xx</w:t>
            </w:r>
          </w:ins>
          <w:ins w:id="8" w:author="Arabella" w:date="2025-01-06T15:51:54Z">
            <w:r>
              <w:rPr>
                <w:rFonts w:hint="eastAsia" w:ascii="仿宋" w:hAnsi="仿宋" w:eastAsia="仿宋"/>
                <w:b/>
                <w:lang w:eastAsia="zh-CN"/>
              </w:rPr>
              <w:t>xx</w:t>
            </w:r>
          </w:ins>
          <w:r>
            <w:rPr>
              <w:rFonts w:ascii="仿宋" w:hAnsi="仿宋" w:eastAsia="仿宋"/>
              <w:b/>
            </w:rPr>
            <w:t>银行股份有限公司</w:t>
          </w:r>
        </w:p>
      </w:tc>
      <w:tc>
        <w:tcPr>
          <w:tcW w:w="1840" w:type="pct"/>
        </w:tcPr>
        <w:p w14:paraId="0C34B915">
          <w:pPr>
            <w:pStyle w:val="16"/>
            <w:rPr>
              <w:rFonts w:ascii="仿宋" w:hAnsi="仿宋" w:eastAsia="仿宋"/>
              <w:b/>
            </w:rPr>
          </w:pPr>
          <w:r>
            <w:rPr>
              <w:rFonts w:ascii="仿宋" w:hAnsi="仿宋" w:eastAsia="仿宋"/>
              <w:b/>
            </w:rPr>
            <w:t>文档编号：</w:t>
          </w:r>
        </w:p>
      </w:tc>
    </w:tr>
    <w:tr w14:paraId="7C5150D3">
      <w:trPr>
        <w:jc w:val="right"/>
      </w:trPr>
      <w:tc>
        <w:tcPr>
          <w:tcW w:w="3160" w:type="pct"/>
        </w:tcPr>
        <w:p w14:paraId="1D0269FF">
          <w:pPr>
            <w:pStyle w:val="16"/>
            <w:rPr>
              <w:rFonts w:ascii="仿宋" w:hAnsi="仿宋" w:eastAsia="仿宋"/>
              <w:b/>
            </w:rPr>
          </w:pPr>
          <w:del w:id="9" w:author="Arabella" w:date="2025-02-13T14:07:18Z">
            <w:r>
              <w:rPr>
                <w:rFonts w:ascii="仿宋" w:hAnsi="仿宋" w:eastAsia="仿宋"/>
                <w:b/>
              </w:rPr>
              <w:delText>包商</w:delText>
            </w:r>
          </w:del>
          <w:ins w:id="10" w:author="Arabella" w:date="2025-02-13T14:07:18Z">
            <w:r>
              <w:rPr>
                <w:rFonts w:ascii="仿宋" w:hAnsi="仿宋" w:eastAsia="仿宋"/>
                <w:b/>
                <w:lang w:val="en-US"/>
              </w:rPr>
              <w:t>xx</w:t>
            </w:r>
          </w:ins>
          <w:ins w:id="11" w:author="Arabella" w:date="2025-01-06T15:51:54Z">
            <w:r>
              <w:rPr>
                <w:rFonts w:hint="eastAsia" w:ascii="仿宋" w:hAnsi="仿宋" w:eastAsia="仿宋"/>
                <w:b/>
                <w:lang w:eastAsia="zh-CN"/>
              </w:rPr>
              <w:t>xx</w:t>
            </w:r>
          </w:ins>
          <w:r>
            <w:rPr>
              <w:rFonts w:ascii="仿宋" w:hAnsi="仿宋" w:eastAsia="仿宋"/>
              <w:b/>
            </w:rPr>
            <w:t>银行信息系统访问控制管理办法</w:t>
          </w:r>
        </w:p>
      </w:tc>
      <w:tc>
        <w:tcPr>
          <w:tcW w:w="1840" w:type="pct"/>
        </w:tcPr>
        <w:p w14:paraId="4966F523">
          <w:pPr>
            <w:pStyle w:val="16"/>
            <w:rPr>
              <w:rFonts w:ascii="仿宋" w:hAnsi="仿宋" w:eastAsia="仿宋"/>
              <w:b/>
            </w:rPr>
          </w:pPr>
          <w:r>
            <w:rPr>
              <w:rFonts w:ascii="仿宋" w:hAnsi="仿宋" w:eastAsia="仿宋"/>
              <w:b/>
            </w:rPr>
            <w:t>版本编号：</w:t>
          </w:r>
          <w:r>
            <w:rPr>
              <w:rFonts w:hint="eastAsia" w:ascii="仿宋" w:hAnsi="仿宋" w:eastAsia="仿宋"/>
              <w:b/>
            </w:rPr>
            <w:t>V1.0</w:t>
          </w:r>
          <w:r>
            <w:rPr>
              <w:rFonts w:ascii="仿宋" w:hAnsi="仿宋" w:eastAsia="仿宋"/>
              <w:b/>
            </w:rPr>
            <w:t xml:space="preserve">     </w:t>
          </w:r>
        </w:p>
      </w:tc>
    </w:tr>
  </w:tbl>
  <w:p w14:paraId="1950DB94">
    <w:pPr>
      <w:pStyle w:val="16"/>
    </w:pPr>
    <w:del w:id="12" w:author="Arabella" w:date="2025-02-13T14:07:07Z">
      <w:r>
        <w:rPr>
          <w:lang w:val="en-US"/>
        </w:rPr>
        <w:drawing>
          <wp:anchor distT="0" distB="0" distL="114300" distR="114300" simplePos="0" relativeHeight="251660288" behindDoc="0" locked="0" layoutInCell="1" allowOverlap="1">
            <wp:simplePos x="0" y="0"/>
            <wp:positionH relativeFrom="margin">
              <wp:posOffset>-150495</wp:posOffset>
            </wp:positionH>
            <wp:positionV relativeFrom="paragraph">
              <wp:posOffset>-357505</wp:posOffset>
            </wp:positionV>
            <wp:extent cx="1267460" cy="349885"/>
            <wp:effectExtent l="0" t="0" r="889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67460" cy="349885"/>
                    </a:xfrm>
                    <a:prstGeom prst="rect">
                      <a:avLst/>
                    </a:prstGeom>
                  </pic:spPr>
                </pic:pic>
              </a:graphicData>
            </a:graphic>
          </wp:anchor>
        </w:drawing>
      </w:r>
    </w:del>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5E5B79"/>
    <w:multiLevelType w:val="multilevel"/>
    <w:tmpl w:val="0A5E5B79"/>
    <w:lvl w:ilvl="0" w:tentative="0">
      <w:start w:val="1"/>
      <w:numFmt w:val="japaneseCounting"/>
      <w:lvlText w:val="第%1条"/>
      <w:lvlJc w:val="left"/>
      <w:pPr>
        <w:ind w:left="2061" w:hanging="360"/>
      </w:pPr>
      <w:rPr>
        <w:rFonts w:hint="eastAsia"/>
        <w:b/>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
    <w:nsid w:val="136E2270"/>
    <w:multiLevelType w:val="multilevel"/>
    <w:tmpl w:val="136E2270"/>
    <w:lvl w:ilvl="0" w:tentative="0">
      <w:start w:val="1"/>
      <w:numFmt w:val="chineseCountingThousand"/>
      <w:lvlText w:val="(%1)"/>
      <w:lvlJc w:val="left"/>
      <w:pPr>
        <w:ind w:left="1271" w:hanging="420"/>
      </w:pPr>
    </w:lvl>
    <w:lvl w:ilvl="1" w:tentative="0">
      <w:start w:val="1"/>
      <w:numFmt w:val="lowerLetter"/>
      <w:lvlText w:val="%2)"/>
      <w:lvlJc w:val="left"/>
      <w:pPr>
        <w:ind w:left="1691" w:hanging="420"/>
      </w:pPr>
    </w:lvl>
    <w:lvl w:ilvl="2" w:tentative="0">
      <w:start w:val="1"/>
      <w:numFmt w:val="lowerRoman"/>
      <w:lvlText w:val="%3."/>
      <w:lvlJc w:val="right"/>
      <w:pPr>
        <w:ind w:left="2111" w:hanging="420"/>
      </w:pPr>
    </w:lvl>
    <w:lvl w:ilvl="3" w:tentative="0">
      <w:start w:val="1"/>
      <w:numFmt w:val="decimal"/>
      <w:lvlText w:val="%4."/>
      <w:lvlJc w:val="left"/>
      <w:pPr>
        <w:ind w:left="2531" w:hanging="420"/>
      </w:pPr>
    </w:lvl>
    <w:lvl w:ilvl="4" w:tentative="0">
      <w:start w:val="1"/>
      <w:numFmt w:val="lowerLetter"/>
      <w:lvlText w:val="%5)"/>
      <w:lvlJc w:val="left"/>
      <w:pPr>
        <w:ind w:left="2951" w:hanging="420"/>
      </w:pPr>
    </w:lvl>
    <w:lvl w:ilvl="5" w:tentative="0">
      <w:start w:val="1"/>
      <w:numFmt w:val="lowerRoman"/>
      <w:lvlText w:val="%6."/>
      <w:lvlJc w:val="right"/>
      <w:pPr>
        <w:ind w:left="3371" w:hanging="420"/>
      </w:pPr>
    </w:lvl>
    <w:lvl w:ilvl="6" w:tentative="0">
      <w:start w:val="1"/>
      <w:numFmt w:val="decimal"/>
      <w:lvlText w:val="%7."/>
      <w:lvlJc w:val="left"/>
      <w:pPr>
        <w:ind w:left="3791" w:hanging="420"/>
      </w:pPr>
    </w:lvl>
    <w:lvl w:ilvl="7" w:tentative="0">
      <w:start w:val="1"/>
      <w:numFmt w:val="lowerLetter"/>
      <w:lvlText w:val="%8)"/>
      <w:lvlJc w:val="left"/>
      <w:pPr>
        <w:ind w:left="4211" w:hanging="420"/>
      </w:pPr>
    </w:lvl>
    <w:lvl w:ilvl="8" w:tentative="0">
      <w:start w:val="1"/>
      <w:numFmt w:val="lowerRoman"/>
      <w:lvlText w:val="%9."/>
      <w:lvlJc w:val="right"/>
      <w:pPr>
        <w:ind w:left="4631" w:hanging="420"/>
      </w:pPr>
    </w:lvl>
  </w:abstractNum>
  <w:abstractNum w:abstractNumId="2">
    <w:nsid w:val="27094EB2"/>
    <w:multiLevelType w:val="multilevel"/>
    <w:tmpl w:val="27094EB2"/>
    <w:lvl w:ilvl="0" w:tentative="0">
      <w:start w:val="1"/>
      <w:numFmt w:val="chineseCountingThousand"/>
      <w:lvlText w:val="(%1)"/>
      <w:lvlJc w:val="left"/>
      <w:pPr>
        <w:ind w:left="1271" w:hanging="420"/>
      </w:pPr>
    </w:lvl>
    <w:lvl w:ilvl="1" w:tentative="0">
      <w:start w:val="1"/>
      <w:numFmt w:val="lowerLetter"/>
      <w:lvlText w:val="%2)"/>
      <w:lvlJc w:val="left"/>
      <w:pPr>
        <w:ind w:left="1691" w:hanging="420"/>
      </w:pPr>
    </w:lvl>
    <w:lvl w:ilvl="2" w:tentative="0">
      <w:start w:val="1"/>
      <w:numFmt w:val="lowerRoman"/>
      <w:lvlText w:val="%3."/>
      <w:lvlJc w:val="right"/>
      <w:pPr>
        <w:ind w:left="2111" w:hanging="420"/>
      </w:pPr>
    </w:lvl>
    <w:lvl w:ilvl="3" w:tentative="0">
      <w:start w:val="1"/>
      <w:numFmt w:val="decimal"/>
      <w:lvlText w:val="%4."/>
      <w:lvlJc w:val="left"/>
      <w:pPr>
        <w:ind w:left="2531" w:hanging="420"/>
      </w:pPr>
    </w:lvl>
    <w:lvl w:ilvl="4" w:tentative="0">
      <w:start w:val="1"/>
      <w:numFmt w:val="lowerLetter"/>
      <w:lvlText w:val="%5)"/>
      <w:lvlJc w:val="left"/>
      <w:pPr>
        <w:ind w:left="2951" w:hanging="420"/>
      </w:pPr>
    </w:lvl>
    <w:lvl w:ilvl="5" w:tentative="0">
      <w:start w:val="1"/>
      <w:numFmt w:val="lowerRoman"/>
      <w:lvlText w:val="%6."/>
      <w:lvlJc w:val="right"/>
      <w:pPr>
        <w:ind w:left="3371" w:hanging="420"/>
      </w:pPr>
    </w:lvl>
    <w:lvl w:ilvl="6" w:tentative="0">
      <w:start w:val="1"/>
      <w:numFmt w:val="decimal"/>
      <w:lvlText w:val="%7."/>
      <w:lvlJc w:val="left"/>
      <w:pPr>
        <w:ind w:left="3791" w:hanging="420"/>
      </w:pPr>
    </w:lvl>
    <w:lvl w:ilvl="7" w:tentative="0">
      <w:start w:val="1"/>
      <w:numFmt w:val="lowerLetter"/>
      <w:lvlText w:val="%8)"/>
      <w:lvlJc w:val="left"/>
      <w:pPr>
        <w:ind w:left="4211" w:hanging="420"/>
      </w:pPr>
    </w:lvl>
    <w:lvl w:ilvl="8" w:tentative="0">
      <w:start w:val="1"/>
      <w:numFmt w:val="lowerRoman"/>
      <w:lvlText w:val="%9."/>
      <w:lvlJc w:val="right"/>
      <w:pPr>
        <w:ind w:left="4631" w:hanging="420"/>
      </w:pPr>
    </w:lvl>
  </w:abstractNum>
  <w:abstractNum w:abstractNumId="3">
    <w:nsid w:val="2E6F19B7"/>
    <w:multiLevelType w:val="multilevel"/>
    <w:tmpl w:val="2E6F19B7"/>
    <w:lvl w:ilvl="0" w:tentative="0">
      <w:start w:val="1"/>
      <w:numFmt w:val="chineseCountingThousand"/>
      <w:lvlText w:val="(%1)"/>
      <w:lvlJc w:val="left"/>
      <w:pPr>
        <w:ind w:left="0" w:firstLine="851"/>
      </w:pPr>
      <w:rPr>
        <w:rFonts w:hint="eastAsia"/>
      </w:rPr>
    </w:lvl>
    <w:lvl w:ilvl="1" w:tentative="0">
      <w:start w:val="1"/>
      <w:numFmt w:val="lowerLetter"/>
      <w:lvlText w:val="%2)"/>
      <w:lvlJc w:val="left"/>
      <w:pPr>
        <w:ind w:left="1691" w:hanging="420"/>
      </w:pPr>
    </w:lvl>
    <w:lvl w:ilvl="2" w:tentative="0">
      <w:start w:val="1"/>
      <w:numFmt w:val="lowerRoman"/>
      <w:lvlText w:val="%3."/>
      <w:lvlJc w:val="right"/>
      <w:pPr>
        <w:ind w:left="2111" w:hanging="420"/>
      </w:pPr>
    </w:lvl>
    <w:lvl w:ilvl="3" w:tentative="0">
      <w:start w:val="1"/>
      <w:numFmt w:val="decimal"/>
      <w:lvlText w:val="%4."/>
      <w:lvlJc w:val="left"/>
      <w:pPr>
        <w:ind w:left="2531" w:hanging="420"/>
      </w:pPr>
    </w:lvl>
    <w:lvl w:ilvl="4" w:tentative="0">
      <w:start w:val="1"/>
      <w:numFmt w:val="lowerLetter"/>
      <w:lvlText w:val="%5)"/>
      <w:lvlJc w:val="left"/>
      <w:pPr>
        <w:ind w:left="2951" w:hanging="420"/>
      </w:pPr>
    </w:lvl>
    <w:lvl w:ilvl="5" w:tentative="0">
      <w:start w:val="1"/>
      <w:numFmt w:val="lowerRoman"/>
      <w:lvlText w:val="%6."/>
      <w:lvlJc w:val="right"/>
      <w:pPr>
        <w:ind w:left="3371" w:hanging="420"/>
      </w:pPr>
    </w:lvl>
    <w:lvl w:ilvl="6" w:tentative="0">
      <w:start w:val="1"/>
      <w:numFmt w:val="decimal"/>
      <w:lvlText w:val="%7."/>
      <w:lvlJc w:val="left"/>
      <w:pPr>
        <w:ind w:left="3791" w:hanging="420"/>
      </w:pPr>
    </w:lvl>
    <w:lvl w:ilvl="7" w:tentative="0">
      <w:start w:val="1"/>
      <w:numFmt w:val="lowerLetter"/>
      <w:lvlText w:val="%8)"/>
      <w:lvlJc w:val="left"/>
      <w:pPr>
        <w:ind w:left="4211" w:hanging="420"/>
      </w:pPr>
    </w:lvl>
    <w:lvl w:ilvl="8" w:tentative="0">
      <w:start w:val="1"/>
      <w:numFmt w:val="lowerRoman"/>
      <w:lvlText w:val="%9."/>
      <w:lvlJc w:val="right"/>
      <w:pPr>
        <w:ind w:left="4631" w:hanging="420"/>
      </w:pPr>
    </w:lvl>
  </w:abstractNum>
  <w:abstractNum w:abstractNumId="4">
    <w:nsid w:val="39F11E94"/>
    <w:multiLevelType w:val="multilevel"/>
    <w:tmpl w:val="39F11E94"/>
    <w:lvl w:ilvl="0" w:tentative="0">
      <w:start w:val="1"/>
      <w:numFmt w:val="decimal"/>
      <w:lvlText w:val="%1."/>
      <w:lvlJc w:val="left"/>
      <w:pPr>
        <w:ind w:left="1129" w:hanging="420"/>
      </w:pPr>
    </w:lvl>
    <w:lvl w:ilvl="1" w:tentative="0">
      <w:start w:val="1"/>
      <w:numFmt w:val="lowerLetter"/>
      <w:lvlText w:val="%2)"/>
      <w:lvlJc w:val="left"/>
      <w:pPr>
        <w:ind w:left="1549" w:hanging="420"/>
      </w:pPr>
    </w:lvl>
    <w:lvl w:ilvl="2" w:tentative="0">
      <w:start w:val="1"/>
      <w:numFmt w:val="lowerRoman"/>
      <w:lvlText w:val="%3."/>
      <w:lvlJc w:val="right"/>
      <w:pPr>
        <w:ind w:left="1969" w:hanging="420"/>
      </w:pPr>
    </w:lvl>
    <w:lvl w:ilvl="3" w:tentative="0">
      <w:start w:val="1"/>
      <w:numFmt w:val="decimal"/>
      <w:lvlText w:val="%4."/>
      <w:lvlJc w:val="left"/>
      <w:pPr>
        <w:ind w:left="2389" w:hanging="420"/>
      </w:pPr>
    </w:lvl>
    <w:lvl w:ilvl="4" w:tentative="0">
      <w:start w:val="1"/>
      <w:numFmt w:val="lowerLetter"/>
      <w:lvlText w:val="%5)"/>
      <w:lvlJc w:val="left"/>
      <w:pPr>
        <w:ind w:left="2809" w:hanging="420"/>
      </w:pPr>
    </w:lvl>
    <w:lvl w:ilvl="5" w:tentative="0">
      <w:start w:val="1"/>
      <w:numFmt w:val="lowerRoman"/>
      <w:lvlText w:val="%6."/>
      <w:lvlJc w:val="right"/>
      <w:pPr>
        <w:ind w:left="3229" w:hanging="420"/>
      </w:pPr>
    </w:lvl>
    <w:lvl w:ilvl="6" w:tentative="0">
      <w:start w:val="1"/>
      <w:numFmt w:val="decimal"/>
      <w:lvlText w:val="%7."/>
      <w:lvlJc w:val="left"/>
      <w:pPr>
        <w:ind w:left="3649" w:hanging="420"/>
      </w:pPr>
    </w:lvl>
    <w:lvl w:ilvl="7" w:tentative="0">
      <w:start w:val="1"/>
      <w:numFmt w:val="lowerLetter"/>
      <w:lvlText w:val="%8)"/>
      <w:lvlJc w:val="left"/>
      <w:pPr>
        <w:ind w:left="4069" w:hanging="420"/>
      </w:pPr>
    </w:lvl>
    <w:lvl w:ilvl="8" w:tentative="0">
      <w:start w:val="1"/>
      <w:numFmt w:val="lowerRoman"/>
      <w:lvlText w:val="%9."/>
      <w:lvlJc w:val="right"/>
      <w:pPr>
        <w:ind w:left="4489" w:hanging="420"/>
      </w:pPr>
    </w:lvl>
  </w:abstractNum>
  <w:abstractNum w:abstractNumId="5">
    <w:nsid w:val="3AA7487B"/>
    <w:multiLevelType w:val="multilevel"/>
    <w:tmpl w:val="3AA7487B"/>
    <w:lvl w:ilvl="0" w:tentative="0">
      <w:start w:val="1"/>
      <w:numFmt w:val="chineseCountingThousand"/>
      <w:lvlText w:val="(%1)"/>
      <w:lvlJc w:val="left"/>
      <w:pPr>
        <w:ind w:left="0" w:firstLine="851"/>
      </w:pPr>
      <w:rPr>
        <w:rFonts w:hint="eastAsia"/>
      </w:rPr>
    </w:lvl>
    <w:lvl w:ilvl="1" w:tentative="0">
      <w:start w:val="1"/>
      <w:numFmt w:val="lowerLetter"/>
      <w:lvlText w:val="%2)"/>
      <w:lvlJc w:val="left"/>
      <w:pPr>
        <w:ind w:left="1691" w:hanging="420"/>
      </w:pPr>
    </w:lvl>
    <w:lvl w:ilvl="2" w:tentative="0">
      <w:start w:val="1"/>
      <w:numFmt w:val="lowerRoman"/>
      <w:lvlText w:val="%3."/>
      <w:lvlJc w:val="right"/>
      <w:pPr>
        <w:ind w:left="2111" w:hanging="420"/>
      </w:pPr>
    </w:lvl>
    <w:lvl w:ilvl="3" w:tentative="0">
      <w:start w:val="1"/>
      <w:numFmt w:val="decimal"/>
      <w:lvlText w:val="%4."/>
      <w:lvlJc w:val="left"/>
      <w:pPr>
        <w:ind w:left="2531" w:hanging="420"/>
      </w:pPr>
    </w:lvl>
    <w:lvl w:ilvl="4" w:tentative="0">
      <w:start w:val="1"/>
      <w:numFmt w:val="lowerLetter"/>
      <w:lvlText w:val="%5)"/>
      <w:lvlJc w:val="left"/>
      <w:pPr>
        <w:ind w:left="2951" w:hanging="420"/>
      </w:pPr>
    </w:lvl>
    <w:lvl w:ilvl="5" w:tentative="0">
      <w:start w:val="1"/>
      <w:numFmt w:val="lowerRoman"/>
      <w:lvlText w:val="%6."/>
      <w:lvlJc w:val="right"/>
      <w:pPr>
        <w:ind w:left="3371" w:hanging="420"/>
      </w:pPr>
    </w:lvl>
    <w:lvl w:ilvl="6" w:tentative="0">
      <w:start w:val="1"/>
      <w:numFmt w:val="decimal"/>
      <w:lvlText w:val="%7."/>
      <w:lvlJc w:val="left"/>
      <w:pPr>
        <w:ind w:left="3791" w:hanging="420"/>
      </w:pPr>
    </w:lvl>
    <w:lvl w:ilvl="7" w:tentative="0">
      <w:start w:val="1"/>
      <w:numFmt w:val="lowerLetter"/>
      <w:lvlText w:val="%8)"/>
      <w:lvlJc w:val="left"/>
      <w:pPr>
        <w:ind w:left="4211" w:hanging="420"/>
      </w:pPr>
    </w:lvl>
    <w:lvl w:ilvl="8" w:tentative="0">
      <w:start w:val="1"/>
      <w:numFmt w:val="lowerRoman"/>
      <w:lvlText w:val="%9."/>
      <w:lvlJc w:val="right"/>
      <w:pPr>
        <w:ind w:left="4631" w:hanging="420"/>
      </w:pPr>
    </w:lvl>
  </w:abstractNum>
  <w:abstractNum w:abstractNumId="6">
    <w:nsid w:val="455F0F95"/>
    <w:multiLevelType w:val="multilevel"/>
    <w:tmpl w:val="455F0F95"/>
    <w:lvl w:ilvl="0" w:tentative="0">
      <w:start w:val="1"/>
      <w:numFmt w:val="ideographDigital"/>
      <w:lvlText w:val="(%1) "/>
      <w:lvlJc w:val="left"/>
      <w:pPr>
        <w:ind w:left="720" w:hanging="360"/>
      </w:pPr>
      <w:rPr>
        <w:rFonts w:hint="eastAsia"/>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4C6F707E"/>
    <w:multiLevelType w:val="multilevel"/>
    <w:tmpl w:val="4C6F707E"/>
    <w:lvl w:ilvl="0" w:tentative="0">
      <w:start w:val="1"/>
      <w:numFmt w:val="chineseCountingThousand"/>
      <w:lvlText w:val="(%1)"/>
      <w:lvlJc w:val="left"/>
      <w:pPr>
        <w:ind w:left="1271" w:hanging="420"/>
      </w:pPr>
    </w:lvl>
    <w:lvl w:ilvl="1" w:tentative="0">
      <w:start w:val="1"/>
      <w:numFmt w:val="lowerLetter"/>
      <w:lvlText w:val="%2)"/>
      <w:lvlJc w:val="left"/>
      <w:pPr>
        <w:ind w:left="1691" w:hanging="420"/>
      </w:pPr>
    </w:lvl>
    <w:lvl w:ilvl="2" w:tentative="0">
      <w:start w:val="1"/>
      <w:numFmt w:val="lowerRoman"/>
      <w:lvlText w:val="%3."/>
      <w:lvlJc w:val="right"/>
      <w:pPr>
        <w:ind w:left="2111" w:hanging="420"/>
      </w:pPr>
    </w:lvl>
    <w:lvl w:ilvl="3" w:tentative="0">
      <w:start w:val="1"/>
      <w:numFmt w:val="decimal"/>
      <w:lvlText w:val="%4."/>
      <w:lvlJc w:val="left"/>
      <w:pPr>
        <w:ind w:left="2531" w:hanging="420"/>
      </w:pPr>
    </w:lvl>
    <w:lvl w:ilvl="4" w:tentative="0">
      <w:start w:val="1"/>
      <w:numFmt w:val="lowerLetter"/>
      <w:lvlText w:val="%5)"/>
      <w:lvlJc w:val="left"/>
      <w:pPr>
        <w:ind w:left="2951" w:hanging="420"/>
      </w:pPr>
    </w:lvl>
    <w:lvl w:ilvl="5" w:tentative="0">
      <w:start w:val="1"/>
      <w:numFmt w:val="lowerRoman"/>
      <w:lvlText w:val="%6."/>
      <w:lvlJc w:val="right"/>
      <w:pPr>
        <w:ind w:left="3371" w:hanging="420"/>
      </w:pPr>
    </w:lvl>
    <w:lvl w:ilvl="6" w:tentative="0">
      <w:start w:val="1"/>
      <w:numFmt w:val="decimal"/>
      <w:lvlText w:val="%7."/>
      <w:lvlJc w:val="left"/>
      <w:pPr>
        <w:ind w:left="3791" w:hanging="420"/>
      </w:pPr>
    </w:lvl>
    <w:lvl w:ilvl="7" w:tentative="0">
      <w:start w:val="1"/>
      <w:numFmt w:val="lowerLetter"/>
      <w:lvlText w:val="%8)"/>
      <w:lvlJc w:val="left"/>
      <w:pPr>
        <w:ind w:left="4211" w:hanging="420"/>
      </w:pPr>
    </w:lvl>
    <w:lvl w:ilvl="8" w:tentative="0">
      <w:start w:val="1"/>
      <w:numFmt w:val="lowerRoman"/>
      <w:lvlText w:val="%9."/>
      <w:lvlJc w:val="right"/>
      <w:pPr>
        <w:ind w:left="4631" w:hanging="420"/>
      </w:pPr>
    </w:lvl>
  </w:abstractNum>
  <w:abstractNum w:abstractNumId="8">
    <w:nsid w:val="52A95F9A"/>
    <w:multiLevelType w:val="multilevel"/>
    <w:tmpl w:val="52A95F9A"/>
    <w:lvl w:ilvl="0" w:tentative="0">
      <w:start w:val="1"/>
      <w:numFmt w:val="chineseCountingThousand"/>
      <w:lvlText w:val="(%1)"/>
      <w:lvlJc w:val="left"/>
      <w:pPr>
        <w:ind w:left="1271" w:hanging="420"/>
      </w:pPr>
    </w:lvl>
    <w:lvl w:ilvl="1" w:tentative="0">
      <w:start w:val="1"/>
      <w:numFmt w:val="lowerLetter"/>
      <w:lvlText w:val="%2)"/>
      <w:lvlJc w:val="left"/>
      <w:pPr>
        <w:ind w:left="1691" w:hanging="420"/>
      </w:pPr>
    </w:lvl>
    <w:lvl w:ilvl="2" w:tentative="0">
      <w:start w:val="1"/>
      <w:numFmt w:val="lowerRoman"/>
      <w:lvlText w:val="%3."/>
      <w:lvlJc w:val="right"/>
      <w:pPr>
        <w:ind w:left="2111" w:hanging="420"/>
      </w:pPr>
    </w:lvl>
    <w:lvl w:ilvl="3" w:tentative="0">
      <w:start w:val="1"/>
      <w:numFmt w:val="decimal"/>
      <w:lvlText w:val="%4."/>
      <w:lvlJc w:val="left"/>
      <w:pPr>
        <w:ind w:left="2531" w:hanging="420"/>
      </w:pPr>
    </w:lvl>
    <w:lvl w:ilvl="4" w:tentative="0">
      <w:start w:val="1"/>
      <w:numFmt w:val="lowerLetter"/>
      <w:lvlText w:val="%5)"/>
      <w:lvlJc w:val="left"/>
      <w:pPr>
        <w:ind w:left="2951" w:hanging="420"/>
      </w:pPr>
    </w:lvl>
    <w:lvl w:ilvl="5" w:tentative="0">
      <w:start w:val="1"/>
      <w:numFmt w:val="lowerRoman"/>
      <w:lvlText w:val="%6."/>
      <w:lvlJc w:val="right"/>
      <w:pPr>
        <w:ind w:left="3371" w:hanging="420"/>
      </w:pPr>
    </w:lvl>
    <w:lvl w:ilvl="6" w:tentative="0">
      <w:start w:val="1"/>
      <w:numFmt w:val="decimal"/>
      <w:lvlText w:val="%7."/>
      <w:lvlJc w:val="left"/>
      <w:pPr>
        <w:ind w:left="3791" w:hanging="420"/>
      </w:pPr>
    </w:lvl>
    <w:lvl w:ilvl="7" w:tentative="0">
      <w:start w:val="1"/>
      <w:numFmt w:val="lowerLetter"/>
      <w:lvlText w:val="%8)"/>
      <w:lvlJc w:val="left"/>
      <w:pPr>
        <w:ind w:left="4211" w:hanging="420"/>
      </w:pPr>
    </w:lvl>
    <w:lvl w:ilvl="8" w:tentative="0">
      <w:start w:val="1"/>
      <w:numFmt w:val="lowerRoman"/>
      <w:lvlText w:val="%9."/>
      <w:lvlJc w:val="right"/>
      <w:pPr>
        <w:ind w:left="4631" w:hanging="420"/>
      </w:pPr>
    </w:lvl>
  </w:abstractNum>
  <w:abstractNum w:abstractNumId="9">
    <w:nsid w:val="684F6E17"/>
    <w:multiLevelType w:val="multilevel"/>
    <w:tmpl w:val="684F6E17"/>
    <w:lvl w:ilvl="0" w:tentative="0">
      <w:start w:val="1"/>
      <w:numFmt w:val="chineseCountingThousand"/>
      <w:lvlText w:val="(%1)"/>
      <w:lvlJc w:val="left"/>
      <w:pPr>
        <w:ind w:left="1271" w:hanging="420"/>
      </w:pPr>
    </w:lvl>
    <w:lvl w:ilvl="1" w:tentative="0">
      <w:start w:val="1"/>
      <w:numFmt w:val="lowerLetter"/>
      <w:lvlText w:val="%2)"/>
      <w:lvlJc w:val="left"/>
      <w:pPr>
        <w:ind w:left="1691" w:hanging="420"/>
      </w:pPr>
    </w:lvl>
    <w:lvl w:ilvl="2" w:tentative="0">
      <w:start w:val="1"/>
      <w:numFmt w:val="lowerRoman"/>
      <w:lvlText w:val="%3."/>
      <w:lvlJc w:val="right"/>
      <w:pPr>
        <w:ind w:left="2111" w:hanging="420"/>
      </w:pPr>
    </w:lvl>
    <w:lvl w:ilvl="3" w:tentative="0">
      <w:start w:val="1"/>
      <w:numFmt w:val="decimal"/>
      <w:lvlText w:val="%4."/>
      <w:lvlJc w:val="left"/>
      <w:pPr>
        <w:ind w:left="2531" w:hanging="420"/>
      </w:pPr>
    </w:lvl>
    <w:lvl w:ilvl="4" w:tentative="0">
      <w:start w:val="1"/>
      <w:numFmt w:val="lowerLetter"/>
      <w:lvlText w:val="%5)"/>
      <w:lvlJc w:val="left"/>
      <w:pPr>
        <w:ind w:left="2951" w:hanging="420"/>
      </w:pPr>
    </w:lvl>
    <w:lvl w:ilvl="5" w:tentative="0">
      <w:start w:val="1"/>
      <w:numFmt w:val="lowerRoman"/>
      <w:lvlText w:val="%6."/>
      <w:lvlJc w:val="right"/>
      <w:pPr>
        <w:ind w:left="3371" w:hanging="420"/>
      </w:pPr>
    </w:lvl>
    <w:lvl w:ilvl="6" w:tentative="0">
      <w:start w:val="1"/>
      <w:numFmt w:val="decimal"/>
      <w:lvlText w:val="%7."/>
      <w:lvlJc w:val="left"/>
      <w:pPr>
        <w:ind w:left="3791" w:hanging="420"/>
      </w:pPr>
    </w:lvl>
    <w:lvl w:ilvl="7" w:tentative="0">
      <w:start w:val="1"/>
      <w:numFmt w:val="lowerLetter"/>
      <w:lvlText w:val="%8)"/>
      <w:lvlJc w:val="left"/>
      <w:pPr>
        <w:ind w:left="4211" w:hanging="420"/>
      </w:pPr>
    </w:lvl>
    <w:lvl w:ilvl="8" w:tentative="0">
      <w:start w:val="1"/>
      <w:numFmt w:val="lowerRoman"/>
      <w:lvlText w:val="%9."/>
      <w:lvlJc w:val="right"/>
      <w:pPr>
        <w:ind w:left="4631" w:hanging="420"/>
      </w:pPr>
    </w:lvl>
  </w:abstractNum>
  <w:abstractNum w:abstractNumId="10">
    <w:nsid w:val="7E7051A9"/>
    <w:multiLevelType w:val="multilevel"/>
    <w:tmpl w:val="7E7051A9"/>
    <w:lvl w:ilvl="0" w:tentative="0">
      <w:start w:val="1"/>
      <w:numFmt w:val="chineseCountingThousand"/>
      <w:lvlText w:val="第%1章"/>
      <w:lvlJc w:val="left"/>
      <w:pPr>
        <w:tabs>
          <w:tab w:val="left" w:pos="1275"/>
        </w:tabs>
        <w:ind w:left="1275" w:hanging="1275"/>
      </w:pPr>
      <w:rPr>
        <w:rFonts w:hint="eastAsia"/>
        <w:b w:val="0"/>
        <w:color w:val="auto"/>
        <w:sz w:val="32"/>
        <w:szCs w:val="32"/>
      </w:rPr>
    </w:lvl>
    <w:lvl w:ilvl="1" w:tentative="0">
      <w:start w:val="1"/>
      <w:numFmt w:val="chineseCountingThousand"/>
      <w:lvlText w:val="第%2条"/>
      <w:lvlJc w:val="left"/>
      <w:pPr>
        <w:tabs>
          <w:tab w:val="left" w:pos="816"/>
        </w:tabs>
        <w:ind w:firstLine="482"/>
      </w:pPr>
      <w:rPr>
        <w:rFonts w:hint="eastAsia" w:ascii="仿宋_GB2312" w:eastAsia="仿宋_GB2312" w:cs="Times New Roman"/>
        <w:b/>
        <w:bCs/>
        <w:i w:val="0"/>
        <w:iCs w:val="0"/>
        <w:caps w:val="0"/>
        <w:strike w:val="0"/>
        <w:dstrike w:val="0"/>
        <w:outline w:val="0"/>
        <w:shadow w:val="0"/>
        <w:emboss w:val="0"/>
        <w:imprint w:val="0"/>
        <w:color w:val="000000"/>
        <w:spacing w:val="0"/>
        <w:w w:val="100"/>
        <w:kern w:val="2"/>
        <w:position w:val="0"/>
        <w:sz w:val="28"/>
        <w:szCs w:val="28"/>
        <w:u w:val="none"/>
      </w:rPr>
    </w:lvl>
    <w:lvl w:ilvl="2" w:tentative="0">
      <w:start w:val="1"/>
      <w:numFmt w:val="lowerRoman"/>
      <w:lvlText w:val="%3."/>
      <w:lvlJc w:val="right"/>
      <w:pPr>
        <w:tabs>
          <w:tab w:val="left" w:pos="1260"/>
        </w:tabs>
        <w:ind w:left="1260" w:hanging="420"/>
      </w:pPr>
      <w:rPr>
        <w:rFonts w:cs="Times New Roman"/>
      </w:rPr>
    </w:lvl>
    <w:lvl w:ilvl="3" w:tentative="0">
      <w:start w:val="1"/>
      <w:numFmt w:val="decimal"/>
      <w:lvlText w:val="%4."/>
      <w:lvlJc w:val="left"/>
      <w:pPr>
        <w:tabs>
          <w:tab w:val="left" w:pos="1680"/>
        </w:tabs>
        <w:ind w:left="1680" w:hanging="420"/>
      </w:pPr>
      <w:rPr>
        <w:rFonts w:cs="Times New Roman"/>
      </w:rPr>
    </w:lvl>
    <w:lvl w:ilvl="4" w:tentative="0">
      <w:start w:val="1"/>
      <w:numFmt w:val="lowerLetter"/>
      <w:lvlText w:val="%5)"/>
      <w:lvlJc w:val="left"/>
      <w:pPr>
        <w:tabs>
          <w:tab w:val="left" w:pos="2100"/>
        </w:tabs>
        <w:ind w:left="2100" w:hanging="420"/>
      </w:pPr>
      <w:rPr>
        <w:rFonts w:cs="Times New Roman"/>
      </w:rPr>
    </w:lvl>
    <w:lvl w:ilvl="5" w:tentative="0">
      <w:start w:val="1"/>
      <w:numFmt w:val="lowerRoman"/>
      <w:lvlText w:val="%6."/>
      <w:lvlJc w:val="right"/>
      <w:pPr>
        <w:tabs>
          <w:tab w:val="left" w:pos="2520"/>
        </w:tabs>
        <w:ind w:left="2520" w:hanging="420"/>
      </w:pPr>
      <w:rPr>
        <w:rFonts w:cs="Times New Roman"/>
      </w:rPr>
    </w:lvl>
    <w:lvl w:ilvl="6" w:tentative="0">
      <w:start w:val="1"/>
      <w:numFmt w:val="decimal"/>
      <w:lvlText w:val="%7."/>
      <w:lvlJc w:val="left"/>
      <w:pPr>
        <w:tabs>
          <w:tab w:val="left" w:pos="2940"/>
        </w:tabs>
        <w:ind w:left="2940" w:hanging="420"/>
      </w:pPr>
      <w:rPr>
        <w:rFonts w:cs="Times New Roman"/>
      </w:rPr>
    </w:lvl>
    <w:lvl w:ilvl="7" w:tentative="0">
      <w:start w:val="1"/>
      <w:numFmt w:val="lowerLetter"/>
      <w:lvlText w:val="%8)"/>
      <w:lvlJc w:val="left"/>
      <w:pPr>
        <w:tabs>
          <w:tab w:val="left" w:pos="3360"/>
        </w:tabs>
        <w:ind w:left="3360" w:hanging="420"/>
      </w:pPr>
      <w:rPr>
        <w:rFonts w:cs="Times New Roman"/>
      </w:rPr>
    </w:lvl>
    <w:lvl w:ilvl="8" w:tentative="0">
      <w:start w:val="1"/>
      <w:numFmt w:val="lowerRoman"/>
      <w:lvlText w:val="%9."/>
      <w:lvlJc w:val="right"/>
      <w:pPr>
        <w:tabs>
          <w:tab w:val="left" w:pos="3780"/>
        </w:tabs>
        <w:ind w:left="3780" w:hanging="420"/>
      </w:pPr>
      <w:rPr>
        <w:rFonts w:cs="Times New Roman"/>
      </w:rPr>
    </w:lvl>
  </w:abstractNum>
  <w:num w:numId="1">
    <w:abstractNumId w:val="10"/>
  </w:num>
  <w:num w:numId="2">
    <w:abstractNumId w:val="0"/>
  </w:num>
  <w:num w:numId="3">
    <w:abstractNumId w:val="6"/>
  </w:num>
  <w:num w:numId="4">
    <w:abstractNumId w:val="3"/>
  </w:num>
  <w:num w:numId="5">
    <w:abstractNumId w:val="5"/>
  </w:num>
  <w:num w:numId="6">
    <w:abstractNumId w:val="8"/>
  </w:num>
  <w:num w:numId="7">
    <w:abstractNumId w:val="1"/>
  </w:num>
  <w:num w:numId="8">
    <w:abstractNumId w:val="9"/>
  </w:num>
  <w:num w:numId="9">
    <w:abstractNumId w:val="7"/>
  </w:num>
  <w:num w:numId="10">
    <w:abstractNumId w:val="2"/>
  </w:num>
  <w:num w:numId="11">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rabella">
    <w15:presenceInfo w15:providerId="WPS Office" w15:userId="3094160281"/>
  </w15:person>
  <w15:person w15:author="ht Du">
    <w15:presenceInfo w15:providerId="None" w15:userId="ht Du"/>
  </w15:person>
  <w15:person w15:author="Etan Yueteng Zhou">
    <w15:presenceInfo w15:providerId="None" w15:userId="Etan Yueteng Zho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1"/>
  <w:bordersDoNotSurroundFooter w:val="1"/>
  <w:revisionView w:markup="0"/>
  <w:trackRevisions w:val="1"/>
  <w:documentProtection w:enforcement="0"/>
  <w:defaultTabStop w:val="720"/>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498A"/>
    <w:rsid w:val="000152C6"/>
    <w:rsid w:val="000B40DF"/>
    <w:rsid w:val="000D45B6"/>
    <w:rsid w:val="00170E88"/>
    <w:rsid w:val="001926CC"/>
    <w:rsid w:val="001D13A8"/>
    <w:rsid w:val="001D62BE"/>
    <w:rsid w:val="001F0C8E"/>
    <w:rsid w:val="002175D9"/>
    <w:rsid w:val="00233A18"/>
    <w:rsid w:val="00240DAC"/>
    <w:rsid w:val="00291BDA"/>
    <w:rsid w:val="00294CB4"/>
    <w:rsid w:val="002D459D"/>
    <w:rsid w:val="00327293"/>
    <w:rsid w:val="00331D60"/>
    <w:rsid w:val="003328B0"/>
    <w:rsid w:val="003571E4"/>
    <w:rsid w:val="00381F10"/>
    <w:rsid w:val="00386221"/>
    <w:rsid w:val="003933C0"/>
    <w:rsid w:val="003E0280"/>
    <w:rsid w:val="0041799F"/>
    <w:rsid w:val="004272C8"/>
    <w:rsid w:val="0044710D"/>
    <w:rsid w:val="00505D87"/>
    <w:rsid w:val="005268BE"/>
    <w:rsid w:val="005B23FB"/>
    <w:rsid w:val="005E232F"/>
    <w:rsid w:val="0060271A"/>
    <w:rsid w:val="006912F4"/>
    <w:rsid w:val="006B5963"/>
    <w:rsid w:val="00742F12"/>
    <w:rsid w:val="00764883"/>
    <w:rsid w:val="007862FD"/>
    <w:rsid w:val="007D2961"/>
    <w:rsid w:val="007E707E"/>
    <w:rsid w:val="0083301B"/>
    <w:rsid w:val="0085311C"/>
    <w:rsid w:val="008A4C41"/>
    <w:rsid w:val="00914D01"/>
    <w:rsid w:val="0093650D"/>
    <w:rsid w:val="00964666"/>
    <w:rsid w:val="009774E2"/>
    <w:rsid w:val="009C31F4"/>
    <w:rsid w:val="00A03085"/>
    <w:rsid w:val="00A706F2"/>
    <w:rsid w:val="00A819E5"/>
    <w:rsid w:val="00A8571F"/>
    <w:rsid w:val="00A92DBD"/>
    <w:rsid w:val="00AB7FC2"/>
    <w:rsid w:val="00B42160"/>
    <w:rsid w:val="00B51557"/>
    <w:rsid w:val="00BB18D3"/>
    <w:rsid w:val="00C14C79"/>
    <w:rsid w:val="00C17673"/>
    <w:rsid w:val="00C32EA6"/>
    <w:rsid w:val="00CA049E"/>
    <w:rsid w:val="00CA1E5F"/>
    <w:rsid w:val="00D43EC6"/>
    <w:rsid w:val="00DD3AA8"/>
    <w:rsid w:val="00DF404A"/>
    <w:rsid w:val="00E00C17"/>
    <w:rsid w:val="00E1289B"/>
    <w:rsid w:val="00E27ED0"/>
    <w:rsid w:val="00E43F17"/>
    <w:rsid w:val="00E611BA"/>
    <w:rsid w:val="00EB2A7D"/>
    <w:rsid w:val="00EC0197"/>
    <w:rsid w:val="00ED498A"/>
    <w:rsid w:val="00ED6DED"/>
    <w:rsid w:val="00ED76B0"/>
    <w:rsid w:val="00F074BA"/>
    <w:rsid w:val="00F44B5F"/>
    <w:rsid w:val="00F704FE"/>
    <w:rsid w:val="00F7248F"/>
    <w:rsid w:val="00FA0A53"/>
    <w:rsid w:val="00FB24A9"/>
    <w:rsid w:val="6F63B5EB"/>
    <w:rsid w:val="7F5FBF9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nhideWhenUsed="0" w:uiPriority="37"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12" w:semiHidden="0" w:name="Quote"/>
    <w:lsdException w:qFormat="1" w:unhideWhenUsed="0" w:uiPriority="13"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pPr>
    <w:rPr>
      <w:rFonts w:asciiTheme="minorHAnsi" w:hAnsiTheme="minorHAnsi" w:eastAsiaTheme="minorEastAsia" w:cstheme="minorBidi"/>
      <w:lang w:val="en-GB" w:eastAsia="zh-CN" w:bidi="ar-SA"/>
    </w:rPr>
  </w:style>
  <w:style w:type="paragraph" w:styleId="2">
    <w:name w:val="heading 1"/>
    <w:next w:val="1"/>
    <w:link w:val="25"/>
    <w:qFormat/>
    <w:uiPriority w:val="9"/>
    <w:pPr>
      <w:keepNext/>
      <w:keepLines/>
      <w:spacing w:before="240" w:after="1200"/>
      <w:contextualSpacing/>
      <w:outlineLvl w:val="0"/>
    </w:pPr>
    <w:rPr>
      <w:rFonts w:asciiTheme="majorHAnsi" w:hAnsiTheme="majorHAnsi" w:eastAsiaTheme="majorEastAsia" w:cstheme="majorBidi"/>
      <w:bCs/>
      <w:color w:val="002776" w:themeColor="text2"/>
      <w:sz w:val="60"/>
      <w:szCs w:val="28"/>
      <w:lang w:val="en-GB" w:eastAsia="zh-CN" w:bidi="ar-SA"/>
      <w14:textFill>
        <w14:solidFill>
          <w14:schemeClr w14:val="tx2"/>
        </w14:solidFill>
      </w14:textFill>
    </w:rPr>
  </w:style>
  <w:style w:type="paragraph" w:styleId="3">
    <w:name w:val="heading 2"/>
    <w:next w:val="1"/>
    <w:link w:val="26"/>
    <w:semiHidden/>
    <w:unhideWhenUsed/>
    <w:qFormat/>
    <w:uiPriority w:val="9"/>
    <w:pPr>
      <w:spacing w:before="240" w:after="120"/>
      <w:contextualSpacing/>
      <w:outlineLvl w:val="1"/>
    </w:pPr>
    <w:rPr>
      <w:rFonts w:asciiTheme="minorHAnsi" w:hAnsiTheme="minorHAnsi" w:eastAsiaTheme="minorEastAsia" w:cstheme="minorBidi"/>
      <w:b/>
      <w:color w:val="002776" w:themeColor="text2"/>
      <w:sz w:val="24"/>
      <w:szCs w:val="26"/>
      <w:lang w:val="en-GB" w:eastAsia="zh-CN" w:bidi="ar-SA"/>
      <w14:textFill>
        <w14:solidFill>
          <w14:schemeClr w14:val="tx2"/>
        </w14:solidFill>
      </w14:textFill>
    </w:rPr>
  </w:style>
  <w:style w:type="paragraph" w:styleId="4">
    <w:name w:val="heading 3"/>
    <w:next w:val="1"/>
    <w:link w:val="27"/>
    <w:semiHidden/>
    <w:unhideWhenUsed/>
    <w:qFormat/>
    <w:uiPriority w:val="9"/>
    <w:pPr>
      <w:spacing w:before="240" w:after="120"/>
      <w:contextualSpacing/>
      <w:outlineLvl w:val="2"/>
    </w:pPr>
    <w:rPr>
      <w:rFonts w:asciiTheme="minorHAnsi" w:hAnsiTheme="minorHAnsi" w:eastAsiaTheme="majorEastAsia" w:cstheme="majorBidi"/>
      <w:b/>
      <w:bCs/>
      <w:color w:val="3C8A2E" w:themeColor="accent4"/>
      <w:sz w:val="24"/>
      <w:szCs w:val="28"/>
      <w:lang w:val="en-GB" w:eastAsia="zh-CN" w:bidi="ar-SA"/>
      <w14:textFill>
        <w14:solidFill>
          <w14:schemeClr w14:val="accent4"/>
        </w14:solidFill>
      </w14:textFill>
    </w:rPr>
  </w:style>
  <w:style w:type="paragraph" w:styleId="5">
    <w:name w:val="heading 4"/>
    <w:next w:val="1"/>
    <w:link w:val="28"/>
    <w:semiHidden/>
    <w:unhideWhenUsed/>
    <w:qFormat/>
    <w:uiPriority w:val="9"/>
    <w:pPr>
      <w:spacing w:before="240" w:after="120"/>
      <w:contextualSpacing/>
      <w:outlineLvl w:val="3"/>
    </w:pPr>
    <w:rPr>
      <w:rFonts w:asciiTheme="minorHAnsi" w:hAnsiTheme="minorHAnsi" w:eastAsiaTheme="majorEastAsia" w:cstheme="majorBidi"/>
      <w:b/>
      <w:bCs/>
      <w:color w:val="00A1DE" w:themeColor="accent1"/>
      <w:sz w:val="24"/>
      <w:szCs w:val="28"/>
      <w:lang w:val="en-GB" w:eastAsia="zh-CN" w:bidi="ar-SA"/>
      <w14:textFill>
        <w14:solidFill>
          <w14:schemeClr w14:val="accent1"/>
        </w14:solidFill>
      </w14:textFill>
    </w:rPr>
  </w:style>
  <w:style w:type="paragraph" w:styleId="6">
    <w:name w:val="heading 5"/>
    <w:next w:val="1"/>
    <w:link w:val="29"/>
    <w:semiHidden/>
    <w:unhideWhenUsed/>
    <w:qFormat/>
    <w:uiPriority w:val="9"/>
    <w:pPr>
      <w:spacing w:before="240" w:after="120"/>
      <w:contextualSpacing/>
      <w:outlineLvl w:val="4"/>
    </w:pPr>
    <w:rPr>
      <w:rFonts w:asciiTheme="minorHAnsi" w:hAnsiTheme="minorHAnsi" w:eastAsiaTheme="majorEastAsia" w:cstheme="majorBidi"/>
      <w:b/>
      <w:bCs/>
      <w:color w:val="92D400" w:themeColor="accent2"/>
      <w:sz w:val="24"/>
      <w:szCs w:val="28"/>
      <w:lang w:val="en-GB" w:eastAsia="zh-CN" w:bidi="ar-SA"/>
      <w14:textFill>
        <w14:solidFill>
          <w14:schemeClr w14:val="accent2"/>
        </w14:solidFill>
      </w14:textFill>
    </w:rPr>
  </w:style>
  <w:style w:type="paragraph" w:styleId="7">
    <w:name w:val="heading 6"/>
    <w:next w:val="1"/>
    <w:link w:val="30"/>
    <w:semiHidden/>
    <w:unhideWhenUsed/>
    <w:qFormat/>
    <w:uiPriority w:val="9"/>
    <w:pPr>
      <w:spacing w:before="240" w:after="120"/>
      <w:contextualSpacing/>
      <w:outlineLvl w:val="5"/>
    </w:pPr>
    <w:rPr>
      <w:rFonts w:asciiTheme="minorHAnsi" w:hAnsiTheme="minorHAnsi" w:eastAsiaTheme="majorEastAsia" w:cstheme="majorBidi"/>
      <w:b/>
      <w:bCs/>
      <w:color w:val="72C7E7" w:themeColor="accent3"/>
      <w:sz w:val="24"/>
      <w:szCs w:val="28"/>
      <w:lang w:val="en-GB" w:eastAsia="zh-CN" w:bidi="ar-SA"/>
      <w14:textFill>
        <w14:solidFill>
          <w14:schemeClr w14:val="accent3"/>
        </w14:solidFill>
      </w14:textFill>
    </w:rPr>
  </w:style>
  <w:style w:type="paragraph" w:styleId="8">
    <w:name w:val="heading 7"/>
    <w:next w:val="1"/>
    <w:link w:val="31"/>
    <w:semiHidden/>
    <w:unhideWhenUsed/>
    <w:qFormat/>
    <w:uiPriority w:val="9"/>
    <w:pPr>
      <w:spacing w:before="240" w:after="120"/>
      <w:contextualSpacing/>
      <w:outlineLvl w:val="6"/>
    </w:pPr>
    <w:rPr>
      <w:rFonts w:asciiTheme="minorHAnsi" w:hAnsiTheme="minorHAnsi" w:eastAsiaTheme="majorEastAsia" w:cstheme="majorBidi"/>
      <w:b/>
      <w:bCs/>
      <w:color w:val="C9DD03" w:themeColor="accent6"/>
      <w:sz w:val="24"/>
      <w:szCs w:val="28"/>
      <w:lang w:val="en-GB" w:eastAsia="zh-CN" w:bidi="ar-SA"/>
      <w14:textFill>
        <w14:solidFill>
          <w14:schemeClr w14:val="accent6"/>
        </w14:solidFill>
      </w14:textFill>
    </w:rPr>
  </w:style>
  <w:style w:type="paragraph" w:styleId="9">
    <w:name w:val="heading 8"/>
    <w:next w:val="1"/>
    <w:link w:val="32"/>
    <w:semiHidden/>
    <w:unhideWhenUsed/>
    <w:qFormat/>
    <w:uiPriority w:val="9"/>
    <w:pPr>
      <w:spacing w:before="240" w:after="120"/>
      <w:contextualSpacing/>
      <w:outlineLvl w:val="7"/>
    </w:pPr>
    <w:rPr>
      <w:rFonts w:asciiTheme="minorHAnsi" w:hAnsiTheme="minorHAnsi" w:eastAsiaTheme="majorEastAsia" w:cstheme="majorBidi"/>
      <w:b/>
      <w:bCs/>
      <w:i/>
      <w:sz w:val="24"/>
      <w:szCs w:val="28"/>
      <w:lang w:val="en-GB" w:eastAsia="zh-CN" w:bidi="ar-SA"/>
    </w:rPr>
  </w:style>
  <w:style w:type="paragraph" w:styleId="10">
    <w:name w:val="heading 9"/>
    <w:next w:val="1"/>
    <w:link w:val="33"/>
    <w:semiHidden/>
    <w:unhideWhenUsed/>
    <w:qFormat/>
    <w:uiPriority w:val="9"/>
    <w:pPr>
      <w:spacing w:before="240" w:after="120"/>
      <w:contextualSpacing/>
      <w:outlineLvl w:val="8"/>
    </w:pPr>
    <w:rPr>
      <w:rFonts w:asciiTheme="minorHAnsi" w:hAnsiTheme="minorHAnsi" w:eastAsiaTheme="majorEastAsia" w:cstheme="majorBidi"/>
      <w:bCs/>
      <w:i/>
      <w:sz w:val="24"/>
      <w:szCs w:val="28"/>
      <w:lang w:val="en-GB" w:eastAsia="zh-CN" w:bidi="ar-SA"/>
    </w:rPr>
  </w:style>
  <w:style w:type="character" w:default="1" w:styleId="22">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caption"/>
    <w:basedOn w:val="1"/>
    <w:semiHidden/>
    <w:qFormat/>
    <w:uiPriority w:val="37"/>
    <w:pPr>
      <w:spacing w:after="0"/>
    </w:pPr>
    <w:rPr>
      <w:b/>
      <w:bCs/>
      <w:sz w:val="16"/>
      <w:szCs w:val="18"/>
    </w:rPr>
  </w:style>
  <w:style w:type="paragraph" w:styleId="12">
    <w:name w:val="toc 3"/>
    <w:basedOn w:val="13"/>
    <w:next w:val="1"/>
    <w:autoRedefine/>
    <w:semiHidden/>
    <w:unhideWhenUsed/>
    <w:qFormat/>
    <w:uiPriority w:val="39"/>
    <w:pPr>
      <w:ind w:left="284"/>
    </w:pPr>
  </w:style>
  <w:style w:type="paragraph" w:styleId="13">
    <w:name w:val="toc 1"/>
    <w:basedOn w:val="1"/>
    <w:next w:val="1"/>
    <w:autoRedefine/>
    <w:semiHidden/>
    <w:unhideWhenUsed/>
    <w:qFormat/>
    <w:uiPriority w:val="39"/>
  </w:style>
  <w:style w:type="paragraph" w:styleId="14">
    <w:name w:val="Balloon Text"/>
    <w:basedOn w:val="1"/>
    <w:link w:val="43"/>
    <w:semiHidden/>
    <w:unhideWhenUsed/>
    <w:uiPriority w:val="99"/>
    <w:pPr>
      <w:spacing w:after="0"/>
    </w:pPr>
    <w:rPr>
      <w:rFonts w:ascii="Microsoft YaHei UI" w:eastAsia="Microsoft YaHei UI"/>
      <w:sz w:val="18"/>
      <w:szCs w:val="18"/>
    </w:rPr>
  </w:style>
  <w:style w:type="paragraph" w:styleId="15">
    <w:name w:val="footer"/>
    <w:basedOn w:val="1"/>
    <w:link w:val="24"/>
    <w:unhideWhenUsed/>
    <w:uiPriority w:val="99"/>
    <w:pPr>
      <w:tabs>
        <w:tab w:val="center" w:pos="4320"/>
        <w:tab w:val="right" w:pos="8640"/>
      </w:tabs>
      <w:spacing w:after="0"/>
    </w:pPr>
  </w:style>
  <w:style w:type="paragraph" w:styleId="16">
    <w:name w:val="header"/>
    <w:basedOn w:val="1"/>
    <w:link w:val="23"/>
    <w:unhideWhenUsed/>
    <w:uiPriority w:val="99"/>
    <w:pPr>
      <w:tabs>
        <w:tab w:val="center" w:pos="4320"/>
        <w:tab w:val="right" w:pos="8640"/>
      </w:tabs>
      <w:spacing w:after="0"/>
    </w:pPr>
  </w:style>
  <w:style w:type="paragraph" w:styleId="17">
    <w:name w:val="Subtitle"/>
    <w:basedOn w:val="18"/>
    <w:next w:val="1"/>
    <w:link w:val="35"/>
    <w:qFormat/>
    <w:uiPriority w:val="11"/>
    <w:pPr>
      <w:spacing w:before="0" w:after="1200"/>
    </w:pPr>
    <w:rPr>
      <w:color w:val="92D400" w:themeColor="accent2"/>
      <w14:textFill>
        <w14:solidFill>
          <w14:schemeClr w14:val="accent2"/>
        </w14:solidFill>
      </w14:textFill>
    </w:rPr>
  </w:style>
  <w:style w:type="paragraph" w:styleId="18">
    <w:name w:val="Title"/>
    <w:next w:val="17"/>
    <w:link w:val="34"/>
    <w:qFormat/>
    <w:uiPriority w:val="10"/>
    <w:pPr>
      <w:framePr w:wrap="notBeside" w:vAnchor="text" w:hAnchor="text" w:y="1"/>
      <w:spacing w:before="1200" w:after="240"/>
      <w:contextualSpacing/>
    </w:pPr>
    <w:rPr>
      <w:rFonts w:asciiTheme="majorHAnsi" w:hAnsiTheme="majorHAnsi" w:eastAsiaTheme="majorEastAsia" w:cstheme="majorBidi"/>
      <w:bCs/>
      <w:color w:val="002776" w:themeColor="text2"/>
      <w:sz w:val="72"/>
      <w:szCs w:val="28"/>
      <w:lang w:val="en-GB" w:eastAsia="zh-CN" w:bidi="ar-SA"/>
      <w14:textFill>
        <w14:solidFill>
          <w14:schemeClr w14:val="tx2"/>
        </w14:solidFill>
      </w14:textFill>
    </w:rPr>
  </w:style>
  <w:style w:type="paragraph" w:styleId="19">
    <w:name w:val="toc 2"/>
    <w:basedOn w:val="13"/>
    <w:next w:val="1"/>
    <w:autoRedefine/>
    <w:semiHidden/>
    <w:unhideWhenUsed/>
    <w:qFormat/>
    <w:uiPriority w:val="39"/>
    <w:pPr>
      <w:ind w:left="142"/>
    </w:pPr>
  </w:style>
  <w:style w:type="table" w:styleId="21">
    <w:name w:val="Table Grid"/>
    <w:basedOn w:val="2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23">
    <w:name w:val="页眉 Char"/>
    <w:basedOn w:val="22"/>
    <w:link w:val="16"/>
    <w:uiPriority w:val="99"/>
  </w:style>
  <w:style w:type="character" w:customStyle="1" w:styleId="24">
    <w:name w:val="页脚 Char"/>
    <w:basedOn w:val="22"/>
    <w:link w:val="15"/>
    <w:uiPriority w:val="99"/>
  </w:style>
  <w:style w:type="character" w:customStyle="1" w:styleId="25">
    <w:name w:val="标题 1 Char"/>
    <w:basedOn w:val="22"/>
    <w:link w:val="2"/>
    <w:uiPriority w:val="9"/>
    <w:rPr>
      <w:rFonts w:asciiTheme="majorHAnsi" w:hAnsiTheme="majorHAnsi" w:eastAsiaTheme="majorEastAsia" w:cstheme="majorBidi"/>
      <w:bCs/>
      <w:color w:val="002776" w:themeColor="text2"/>
      <w:sz w:val="60"/>
      <w:szCs w:val="28"/>
      <w14:textFill>
        <w14:solidFill>
          <w14:schemeClr w14:val="tx2"/>
        </w14:solidFill>
      </w14:textFill>
    </w:rPr>
  </w:style>
  <w:style w:type="character" w:customStyle="1" w:styleId="26">
    <w:name w:val="标题 2 Char"/>
    <w:basedOn w:val="22"/>
    <w:link w:val="3"/>
    <w:semiHidden/>
    <w:uiPriority w:val="9"/>
    <w:rPr>
      <w:b/>
      <w:color w:val="002776" w:themeColor="text2"/>
      <w:sz w:val="24"/>
      <w:szCs w:val="26"/>
      <w14:textFill>
        <w14:solidFill>
          <w14:schemeClr w14:val="tx2"/>
        </w14:solidFill>
      </w14:textFill>
    </w:rPr>
  </w:style>
  <w:style w:type="character" w:customStyle="1" w:styleId="27">
    <w:name w:val="标题 3 Char"/>
    <w:basedOn w:val="22"/>
    <w:link w:val="4"/>
    <w:semiHidden/>
    <w:uiPriority w:val="9"/>
    <w:rPr>
      <w:rFonts w:eastAsiaTheme="majorEastAsia" w:cstheme="majorBidi"/>
      <w:b/>
      <w:bCs/>
      <w:color w:val="3C8A2E" w:themeColor="accent4"/>
      <w:sz w:val="24"/>
      <w:szCs w:val="28"/>
      <w14:textFill>
        <w14:solidFill>
          <w14:schemeClr w14:val="accent4"/>
        </w14:solidFill>
      </w14:textFill>
    </w:rPr>
  </w:style>
  <w:style w:type="character" w:customStyle="1" w:styleId="28">
    <w:name w:val="标题 4 Char"/>
    <w:basedOn w:val="22"/>
    <w:link w:val="5"/>
    <w:semiHidden/>
    <w:uiPriority w:val="9"/>
    <w:rPr>
      <w:rFonts w:eastAsiaTheme="majorEastAsia" w:cstheme="majorBidi"/>
      <w:b/>
      <w:bCs/>
      <w:color w:val="00A1DE" w:themeColor="accent1"/>
      <w:sz w:val="24"/>
      <w:szCs w:val="28"/>
      <w14:textFill>
        <w14:solidFill>
          <w14:schemeClr w14:val="accent1"/>
        </w14:solidFill>
      </w14:textFill>
    </w:rPr>
  </w:style>
  <w:style w:type="character" w:customStyle="1" w:styleId="29">
    <w:name w:val="标题 5 Char"/>
    <w:basedOn w:val="22"/>
    <w:link w:val="6"/>
    <w:semiHidden/>
    <w:uiPriority w:val="9"/>
    <w:rPr>
      <w:rFonts w:eastAsiaTheme="majorEastAsia" w:cstheme="majorBidi"/>
      <w:b/>
      <w:bCs/>
      <w:color w:val="92D400" w:themeColor="accent2"/>
      <w:sz w:val="24"/>
      <w:szCs w:val="28"/>
      <w14:textFill>
        <w14:solidFill>
          <w14:schemeClr w14:val="accent2"/>
        </w14:solidFill>
      </w14:textFill>
    </w:rPr>
  </w:style>
  <w:style w:type="character" w:customStyle="1" w:styleId="30">
    <w:name w:val="标题 6 Char"/>
    <w:basedOn w:val="22"/>
    <w:link w:val="7"/>
    <w:semiHidden/>
    <w:uiPriority w:val="9"/>
    <w:rPr>
      <w:rFonts w:eastAsiaTheme="majorEastAsia" w:cstheme="majorBidi"/>
      <w:b/>
      <w:bCs/>
      <w:color w:val="72C7E7" w:themeColor="accent3"/>
      <w:sz w:val="24"/>
      <w:szCs w:val="28"/>
      <w14:textFill>
        <w14:solidFill>
          <w14:schemeClr w14:val="accent3"/>
        </w14:solidFill>
      </w14:textFill>
    </w:rPr>
  </w:style>
  <w:style w:type="character" w:customStyle="1" w:styleId="31">
    <w:name w:val="标题 7 Char"/>
    <w:basedOn w:val="22"/>
    <w:link w:val="8"/>
    <w:semiHidden/>
    <w:uiPriority w:val="9"/>
    <w:rPr>
      <w:rFonts w:eastAsiaTheme="majorEastAsia" w:cstheme="majorBidi"/>
      <w:b/>
      <w:bCs/>
      <w:color w:val="C9DD03" w:themeColor="accent6"/>
      <w:sz w:val="24"/>
      <w:szCs w:val="28"/>
      <w14:textFill>
        <w14:solidFill>
          <w14:schemeClr w14:val="accent6"/>
        </w14:solidFill>
      </w14:textFill>
    </w:rPr>
  </w:style>
  <w:style w:type="character" w:customStyle="1" w:styleId="32">
    <w:name w:val="标题 8 Char"/>
    <w:basedOn w:val="22"/>
    <w:link w:val="9"/>
    <w:semiHidden/>
    <w:uiPriority w:val="9"/>
    <w:rPr>
      <w:rFonts w:eastAsiaTheme="majorEastAsia" w:cstheme="majorBidi"/>
      <w:b/>
      <w:bCs/>
      <w:i/>
      <w:sz w:val="24"/>
      <w:szCs w:val="28"/>
    </w:rPr>
  </w:style>
  <w:style w:type="character" w:customStyle="1" w:styleId="33">
    <w:name w:val="标题 9 Char"/>
    <w:basedOn w:val="22"/>
    <w:link w:val="10"/>
    <w:semiHidden/>
    <w:uiPriority w:val="9"/>
    <w:rPr>
      <w:rFonts w:eastAsiaTheme="majorEastAsia" w:cstheme="majorBidi"/>
      <w:bCs/>
      <w:i/>
      <w:sz w:val="24"/>
      <w:szCs w:val="28"/>
    </w:rPr>
  </w:style>
  <w:style w:type="character" w:customStyle="1" w:styleId="34">
    <w:name w:val="标题 Char"/>
    <w:basedOn w:val="22"/>
    <w:link w:val="18"/>
    <w:uiPriority w:val="10"/>
    <w:rPr>
      <w:rFonts w:asciiTheme="majorHAnsi" w:hAnsiTheme="majorHAnsi" w:eastAsiaTheme="majorEastAsia" w:cstheme="majorBidi"/>
      <w:bCs/>
      <w:color w:val="002776" w:themeColor="text2"/>
      <w:sz w:val="72"/>
      <w:szCs w:val="28"/>
      <w14:textFill>
        <w14:solidFill>
          <w14:schemeClr w14:val="tx2"/>
        </w14:solidFill>
      </w14:textFill>
    </w:rPr>
  </w:style>
  <w:style w:type="character" w:customStyle="1" w:styleId="35">
    <w:name w:val="副标题 Char"/>
    <w:basedOn w:val="22"/>
    <w:link w:val="17"/>
    <w:uiPriority w:val="11"/>
    <w:rPr>
      <w:rFonts w:asciiTheme="majorHAnsi" w:hAnsiTheme="majorHAnsi" w:eastAsiaTheme="majorEastAsia" w:cstheme="majorBidi"/>
      <w:bCs/>
      <w:color w:val="92D400" w:themeColor="accent2"/>
      <w:sz w:val="72"/>
      <w:szCs w:val="28"/>
      <w14:textFill>
        <w14:solidFill>
          <w14:schemeClr w14:val="accent2"/>
        </w14:solidFill>
      </w14:textFill>
    </w:rPr>
  </w:style>
  <w:style w:type="paragraph" w:styleId="36">
    <w:name w:val="Quote"/>
    <w:link w:val="37"/>
    <w:qFormat/>
    <w:uiPriority w:val="12"/>
    <w:pPr>
      <w:framePr w:wrap="notBeside" w:vAnchor="text" w:hAnchor="text" w:y="1"/>
      <w:spacing w:before="360" w:after="360"/>
      <w:contextualSpacing/>
    </w:pPr>
    <w:rPr>
      <w:rFonts w:asciiTheme="majorHAnsi" w:hAnsiTheme="majorHAnsi" w:eastAsiaTheme="majorEastAsia" w:cstheme="majorBidi"/>
      <w:bCs/>
      <w:color w:val="00A1DE" w:themeColor="accent1"/>
      <w:sz w:val="32"/>
      <w:szCs w:val="28"/>
      <w:lang w:val="en-GB" w:eastAsia="zh-CN" w:bidi="ar-SA"/>
      <w14:textFill>
        <w14:solidFill>
          <w14:schemeClr w14:val="accent1"/>
        </w14:solidFill>
      </w14:textFill>
    </w:rPr>
  </w:style>
  <w:style w:type="character" w:customStyle="1" w:styleId="37">
    <w:name w:val="引用 Char"/>
    <w:basedOn w:val="22"/>
    <w:link w:val="36"/>
    <w:uiPriority w:val="12"/>
    <w:rPr>
      <w:rFonts w:asciiTheme="majorHAnsi" w:hAnsiTheme="majorHAnsi" w:eastAsiaTheme="majorEastAsia" w:cstheme="majorBidi"/>
      <w:bCs/>
      <w:color w:val="00A1DE" w:themeColor="accent1"/>
      <w:sz w:val="32"/>
      <w:szCs w:val="28"/>
      <w14:textFill>
        <w14:solidFill>
          <w14:schemeClr w14:val="accent1"/>
        </w14:solidFill>
      </w14:textFill>
    </w:rPr>
  </w:style>
  <w:style w:type="paragraph" w:styleId="38">
    <w:name w:val="Intense Quote"/>
    <w:basedOn w:val="36"/>
    <w:link w:val="39"/>
    <w:qFormat/>
    <w:uiPriority w:val="13"/>
    <w:rPr>
      <w:color w:val="3C8A2E" w:themeColor="accent4"/>
      <w14:textFill>
        <w14:solidFill>
          <w14:schemeClr w14:val="accent4"/>
        </w14:solidFill>
      </w14:textFill>
    </w:rPr>
  </w:style>
  <w:style w:type="character" w:customStyle="1" w:styleId="39">
    <w:name w:val="明显引用 Char"/>
    <w:basedOn w:val="22"/>
    <w:link w:val="38"/>
    <w:uiPriority w:val="13"/>
    <w:rPr>
      <w:rFonts w:asciiTheme="majorHAnsi" w:hAnsiTheme="majorHAnsi" w:eastAsiaTheme="majorEastAsia" w:cstheme="majorBidi"/>
      <w:bCs/>
      <w:color w:val="3C8A2E" w:themeColor="accent4"/>
      <w:sz w:val="32"/>
      <w:szCs w:val="28"/>
      <w14:textFill>
        <w14:solidFill>
          <w14:schemeClr w14:val="accent4"/>
        </w14:solidFill>
      </w14:textFill>
    </w:rPr>
  </w:style>
  <w:style w:type="paragraph" w:customStyle="1" w:styleId="40">
    <w:name w:val="TOC Heading"/>
    <w:basedOn w:val="2"/>
    <w:next w:val="1"/>
    <w:semiHidden/>
    <w:unhideWhenUsed/>
    <w:qFormat/>
    <w:uiPriority w:val="39"/>
    <w:pPr>
      <w:outlineLvl w:val="9"/>
    </w:pPr>
    <w:rPr>
      <w:color w:val="00A1DE" w:themeColor="accent1"/>
      <w14:textFill>
        <w14:solidFill>
          <w14:schemeClr w14:val="accent1"/>
        </w14:solidFill>
      </w14:textFill>
    </w:rPr>
  </w:style>
  <w:style w:type="paragraph" w:styleId="41">
    <w:name w:val="List Paragraph"/>
    <w:basedOn w:val="1"/>
    <w:qFormat/>
    <w:uiPriority w:val="34"/>
    <w:pPr>
      <w:ind w:left="720"/>
      <w:contextualSpacing/>
    </w:pPr>
  </w:style>
  <w:style w:type="paragraph" w:customStyle="1" w:styleId="42">
    <w:name w:val="列出段落1"/>
    <w:basedOn w:val="1"/>
    <w:uiPriority w:val="0"/>
    <w:pPr>
      <w:widowControl w:val="0"/>
      <w:spacing w:after="160" w:line="259" w:lineRule="auto"/>
      <w:ind w:firstLine="420" w:firstLineChars="200"/>
      <w:jc w:val="both"/>
    </w:pPr>
    <w:rPr>
      <w:rFonts w:ascii="Calibri" w:hAnsi="Calibri" w:eastAsia="宋体" w:cs="Calibri"/>
      <w:kern w:val="2"/>
      <w:sz w:val="21"/>
      <w:szCs w:val="21"/>
      <w:lang w:val="en-US"/>
    </w:rPr>
  </w:style>
  <w:style w:type="character" w:customStyle="1" w:styleId="43">
    <w:name w:val="批注框文本 Char"/>
    <w:basedOn w:val="22"/>
    <w:link w:val="14"/>
    <w:semiHidden/>
    <w:uiPriority w:val="99"/>
    <w:rPr>
      <w:rFonts w:ascii="Microsoft YaHei UI" w:eastAsia="Microsoft YaHei UI"/>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Deloitte">
  <a:themeElements>
    <a:clrScheme name="Deloitte new">
      <a:dk1>
        <a:srgbClr val="000000"/>
      </a:dk1>
      <a:lt1>
        <a:srgbClr val="FFFFFF"/>
      </a:lt1>
      <a:dk2>
        <a:srgbClr val="002776"/>
      </a:dk2>
      <a:lt2>
        <a:srgbClr val="FFFFFF"/>
      </a:lt2>
      <a:accent1>
        <a:srgbClr val="00A1DE"/>
      </a:accent1>
      <a:accent2>
        <a:srgbClr val="92D400"/>
      </a:accent2>
      <a:accent3>
        <a:srgbClr val="72C7E7"/>
      </a:accent3>
      <a:accent4>
        <a:srgbClr val="3C8A2E"/>
      </a:accent4>
      <a:accent5>
        <a:srgbClr val="002776"/>
      </a:accent5>
      <a:accent6>
        <a:srgbClr val="C9DD03"/>
      </a:accent6>
      <a:hlink>
        <a:srgbClr val="00A1DE"/>
      </a:hlink>
      <a:folHlink>
        <a:srgbClr val="72C7E7"/>
      </a:folHlink>
    </a:clrScheme>
    <a:fontScheme name="Deloitte">
      <a:majorFont>
        <a:latin typeface="Times New Roman"/>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tx2"/>
        </a:solidFill>
        <a:ln>
          <a:solidFill>
            <a:schemeClr val="tx2"/>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txDef>
  </a:objectDefaults>
</a:theme>
</file>

<file path=docProps/app.xml><?xml version="1.0" encoding="utf-8"?>
<Properties xmlns="http://schemas.openxmlformats.org/officeDocument/2006/extended-properties" xmlns:vt="http://schemas.openxmlformats.org/officeDocument/2006/docPropsVTypes">
  <Template>Normal.dotm</Template>
  <Company>Deloitte Touche Tohmatsu Services, Inc.</Company>
  <Pages>11</Pages>
  <Words>589</Words>
  <Characters>3361</Characters>
  <Lines>28</Lines>
  <Paragraphs>7</Paragraphs>
  <TotalTime>510</TotalTime>
  <ScaleCrop>false</ScaleCrop>
  <LinksUpToDate>false</LinksUpToDate>
  <CharactersWithSpaces>3943</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2016-09-22T23:45:00Z</dcterms:created>
  <dc:creator>Etan Yueteng Zhou</dc:creator>
  <cp:lastModifiedBy>Arabella</cp:lastModifiedBy>
  <dcterms:modified xsi:type="dcterms:W3CDTF">2025-02-13T14:08:05Z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F5B8D0D695A0089DBB8B7B67FF76E4B8_42</vt:lpwstr>
  </property>
</Properties>
</file>